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A84F06" w14:textId="77777777" w:rsidR="006E4DAE" w:rsidRPr="000B3AA2" w:rsidRDefault="006E4DAE">
      <w:pPr>
        <w:rPr>
          <w:rFonts w:ascii="Times New Roman" w:hAnsi="Times New Roman" w:cs="Times New Roman"/>
        </w:rPr>
      </w:pPr>
    </w:p>
    <w:p w14:paraId="01EC5C18" w14:textId="77777777" w:rsidR="006E4DAE" w:rsidRPr="000B3AA2" w:rsidRDefault="006E314E">
      <w:pPr>
        <w:ind w:left="-270"/>
        <w:rPr>
          <w:rFonts w:ascii="Times New Roman" w:hAnsi="Times New Roman" w:cs="Times New Roman"/>
        </w:rPr>
      </w:pPr>
      <w:r w:rsidRPr="000B3AA2">
        <w:rPr>
          <w:rFonts w:ascii="Times New Roman" w:hAnsi="Times New Roman" w:cs="Times New Roman"/>
          <w:noProof/>
        </w:rPr>
        <w:drawing>
          <wp:inline distT="0" distB="0" distL="0" distR="0" wp14:anchorId="54D5F8BF" wp14:editId="2FB488E9">
            <wp:extent cx="6400883" cy="2575067"/>
            <wp:effectExtent l="0" t="0" r="0" b="0"/>
            <wp:docPr id="2" name="image03.png" descr="VACOLTOCONNK1:Users:vacooconnk1:Desktop:Screen Shot 2015-12-07 at 4.09.44 PM.png"/>
            <wp:cNvGraphicFramePr/>
            <a:graphic xmlns:a="http://schemas.openxmlformats.org/drawingml/2006/main">
              <a:graphicData uri="http://schemas.openxmlformats.org/drawingml/2006/picture">
                <pic:pic xmlns:pic="http://schemas.openxmlformats.org/drawingml/2006/picture">
                  <pic:nvPicPr>
                    <pic:cNvPr id="0" name="image03.png" descr="VACOLTOCONNK1:Users:vacooconnk1:Desktop:Screen Shot 2015-12-07 at 4.09.44 PM.png"/>
                    <pic:cNvPicPr preferRelativeResize="0"/>
                  </pic:nvPicPr>
                  <pic:blipFill>
                    <a:blip r:embed="rId8"/>
                    <a:srcRect l="6177" t="26028" r="34131" b="35615"/>
                    <a:stretch>
                      <a:fillRect/>
                    </a:stretch>
                  </pic:blipFill>
                  <pic:spPr>
                    <a:xfrm>
                      <a:off x="0" y="0"/>
                      <a:ext cx="6400883" cy="2575067"/>
                    </a:xfrm>
                    <a:prstGeom prst="rect">
                      <a:avLst/>
                    </a:prstGeom>
                    <a:ln/>
                  </pic:spPr>
                </pic:pic>
              </a:graphicData>
            </a:graphic>
          </wp:inline>
        </w:drawing>
      </w:r>
    </w:p>
    <w:p w14:paraId="6395C00F" w14:textId="77777777" w:rsidR="006E4DAE" w:rsidRPr="000B3AA2" w:rsidRDefault="006E4DAE">
      <w:pPr>
        <w:rPr>
          <w:rFonts w:ascii="Times New Roman" w:hAnsi="Times New Roman" w:cs="Times New Roman"/>
        </w:rPr>
      </w:pPr>
    </w:p>
    <w:p w14:paraId="02F5FA43" w14:textId="77777777" w:rsidR="006E4DAE" w:rsidRPr="000B3AA2" w:rsidRDefault="006E4DAE">
      <w:pPr>
        <w:rPr>
          <w:rFonts w:ascii="Times New Roman" w:hAnsi="Times New Roman" w:cs="Times New Roman"/>
        </w:rPr>
      </w:pPr>
    </w:p>
    <w:p w14:paraId="318E9BA8" w14:textId="77777777" w:rsidR="006E4DAE" w:rsidRPr="000B3AA2" w:rsidRDefault="006E4DAE">
      <w:pPr>
        <w:rPr>
          <w:rFonts w:ascii="Times New Roman" w:hAnsi="Times New Roman" w:cs="Times New Roman"/>
        </w:rPr>
      </w:pPr>
    </w:p>
    <w:p w14:paraId="46F6422B" w14:textId="77777777" w:rsidR="006E4DAE" w:rsidRPr="000B3AA2" w:rsidRDefault="006E4DAE">
      <w:pPr>
        <w:rPr>
          <w:rFonts w:ascii="Times New Roman" w:hAnsi="Times New Roman" w:cs="Times New Roman"/>
        </w:rPr>
      </w:pPr>
    </w:p>
    <w:p w14:paraId="705536B2" w14:textId="77777777" w:rsidR="006E4DAE" w:rsidRPr="000B3AA2" w:rsidRDefault="006E4DAE">
      <w:pPr>
        <w:rPr>
          <w:rFonts w:ascii="Times New Roman" w:hAnsi="Times New Roman" w:cs="Times New Roman"/>
        </w:rPr>
      </w:pPr>
    </w:p>
    <w:p w14:paraId="10204B05" w14:textId="77777777" w:rsidR="006E4DAE" w:rsidRPr="000B3AA2" w:rsidRDefault="006E4DAE">
      <w:pPr>
        <w:rPr>
          <w:rFonts w:ascii="Times New Roman" w:hAnsi="Times New Roman" w:cs="Times New Roman"/>
        </w:rPr>
      </w:pPr>
    </w:p>
    <w:p w14:paraId="41EAB823" w14:textId="418BE931"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b/>
        </w:rPr>
        <w:br/>
      </w:r>
      <w:del w:id="0" w:author="Rachael Roueche" w:date="2017-06-09T08:29:00Z">
        <w:r w:rsidRPr="000B3AA2" w:rsidDel="0049604C">
          <w:rPr>
            <w:rFonts w:ascii="Times New Roman" w:eastAsia="Helvetica Neue" w:hAnsi="Times New Roman" w:cs="Times New Roman"/>
            <w:color w:val="17426F"/>
            <w:sz w:val="48"/>
            <w:szCs w:val="48"/>
          </w:rPr>
          <w:delText>Vets.gov</w:delText>
        </w:r>
      </w:del>
      <w:ins w:id="1" w:author="Rachael Roueche" w:date="2017-06-09T08:29:00Z">
        <w:r w:rsidR="0049604C">
          <w:rPr>
            <w:rFonts w:ascii="Times New Roman" w:eastAsia="Helvetica Neue" w:hAnsi="Times New Roman" w:cs="Times New Roman"/>
            <w:color w:val="17426F"/>
            <w:sz w:val="48"/>
            <w:szCs w:val="48"/>
          </w:rPr>
          <w:t>Vets.gov</w:t>
        </w:r>
      </w:ins>
      <w:r w:rsidRPr="000B3AA2">
        <w:rPr>
          <w:rFonts w:ascii="Times New Roman" w:eastAsia="Helvetica Neue" w:hAnsi="Times New Roman" w:cs="Times New Roman"/>
          <w:color w:val="17426F"/>
          <w:sz w:val="48"/>
          <w:szCs w:val="48"/>
        </w:rPr>
        <w:t xml:space="preserve"> Product Charter </w:t>
      </w:r>
    </w:p>
    <w:p w14:paraId="64A6EED4" w14:textId="77777777" w:rsidR="006E4DAE" w:rsidRPr="000B3AA2" w:rsidRDefault="006E4DAE">
      <w:pPr>
        <w:jc w:val="center"/>
        <w:rPr>
          <w:rFonts w:ascii="Times New Roman" w:hAnsi="Times New Roman" w:cs="Times New Roman"/>
        </w:rPr>
      </w:pPr>
    </w:p>
    <w:p w14:paraId="73252C3B" w14:textId="4B13A6E6"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color w:val="17426F"/>
          <w:sz w:val="36"/>
          <w:szCs w:val="36"/>
        </w:rPr>
        <w:t xml:space="preserve">Benefits – </w:t>
      </w:r>
      <w:r w:rsidR="001B5BAA">
        <w:rPr>
          <w:rFonts w:ascii="Times New Roman" w:eastAsia="Helvetica Neue" w:hAnsi="Times New Roman" w:cs="Times New Roman"/>
          <w:color w:val="17426F"/>
          <w:sz w:val="36"/>
          <w:szCs w:val="36"/>
        </w:rPr>
        <w:t>Download VA Letters</w:t>
      </w:r>
      <w:r w:rsidRPr="000B3AA2">
        <w:rPr>
          <w:rFonts w:ascii="Times New Roman" w:eastAsia="Helvetica Neue" w:hAnsi="Times New Roman" w:cs="Times New Roman"/>
          <w:color w:val="17426F"/>
          <w:sz w:val="36"/>
          <w:szCs w:val="36"/>
        </w:rPr>
        <w:t xml:space="preserve"> </w:t>
      </w:r>
    </w:p>
    <w:p w14:paraId="5A8DA9DC" w14:textId="77777777" w:rsidR="006E4DAE" w:rsidRDefault="006E4DAE">
      <w:pPr>
        <w:rPr>
          <w:rFonts w:ascii="Times New Roman" w:eastAsia="Helvetica Neue" w:hAnsi="Times New Roman" w:cs="Times New Roman"/>
          <w:i/>
          <w:color w:val="17426F"/>
          <w:sz w:val="36"/>
          <w:szCs w:val="36"/>
        </w:rPr>
      </w:pPr>
    </w:p>
    <w:p w14:paraId="449CFF81" w14:textId="77777777" w:rsidR="00595C5D" w:rsidRDefault="00595C5D" w:rsidP="00595C5D">
      <w:pPr>
        <w:jc w:val="center"/>
        <w:rPr>
          <w:rFonts w:ascii="Times New Roman" w:eastAsia="Helvetica Neue" w:hAnsi="Times New Roman" w:cs="Times New Roman"/>
          <w:i/>
          <w:color w:val="17426F"/>
          <w:sz w:val="36"/>
          <w:szCs w:val="36"/>
        </w:rPr>
      </w:pPr>
    </w:p>
    <w:p w14:paraId="5602D1DA" w14:textId="77777777" w:rsidR="00595C5D" w:rsidRDefault="00595C5D" w:rsidP="00595C5D">
      <w:pPr>
        <w:jc w:val="center"/>
        <w:rPr>
          <w:rFonts w:ascii="Times New Roman" w:eastAsia="Helvetica Neue" w:hAnsi="Times New Roman" w:cs="Times New Roman"/>
          <w:i/>
          <w:color w:val="17426F"/>
          <w:sz w:val="36"/>
          <w:szCs w:val="36"/>
        </w:rPr>
      </w:pPr>
    </w:p>
    <w:p w14:paraId="453977CE" w14:textId="77777777" w:rsidR="00595C5D" w:rsidRDefault="00595C5D" w:rsidP="00595C5D">
      <w:pPr>
        <w:jc w:val="center"/>
        <w:rPr>
          <w:rFonts w:ascii="Times New Roman" w:eastAsia="Helvetica Neue" w:hAnsi="Times New Roman" w:cs="Times New Roman"/>
          <w:i/>
          <w:color w:val="17426F"/>
          <w:sz w:val="36"/>
          <w:szCs w:val="36"/>
        </w:rPr>
      </w:pPr>
    </w:p>
    <w:p w14:paraId="43B1843C" w14:textId="09ECDBAF" w:rsidR="00595C5D" w:rsidRPr="000B3AA2" w:rsidRDefault="00595C5D" w:rsidP="00595C5D">
      <w:pPr>
        <w:jc w:val="center"/>
        <w:rPr>
          <w:rFonts w:ascii="Times New Roman" w:hAnsi="Times New Roman" w:cs="Times New Roman"/>
        </w:rPr>
      </w:pPr>
      <w:r>
        <w:rPr>
          <w:rFonts w:ascii="Times New Roman" w:eastAsia="Helvetica Neue" w:hAnsi="Times New Roman" w:cs="Times New Roman"/>
          <w:i/>
          <w:color w:val="17426F"/>
          <w:sz w:val="36"/>
          <w:szCs w:val="36"/>
        </w:rPr>
        <w:t>Draft v1</w:t>
      </w:r>
      <w:r w:rsidR="004A73EE">
        <w:rPr>
          <w:rFonts w:ascii="Times New Roman" w:eastAsia="Helvetica Neue" w:hAnsi="Times New Roman" w:cs="Times New Roman"/>
          <w:i/>
          <w:color w:val="17426F"/>
          <w:sz w:val="36"/>
          <w:szCs w:val="36"/>
        </w:rPr>
        <w:t>.</w:t>
      </w:r>
      <w:r w:rsidR="001B5BAA">
        <w:rPr>
          <w:rFonts w:ascii="Times New Roman" w:eastAsia="Helvetica Neue" w:hAnsi="Times New Roman" w:cs="Times New Roman"/>
          <w:i/>
          <w:color w:val="17426F"/>
          <w:sz w:val="36"/>
          <w:szCs w:val="36"/>
        </w:rPr>
        <w:t>0</w:t>
      </w:r>
    </w:p>
    <w:p w14:paraId="07BA3AF6" w14:textId="77777777" w:rsidR="006E4DAE" w:rsidRPr="000B3AA2" w:rsidRDefault="006E4DAE">
      <w:pPr>
        <w:jc w:val="center"/>
        <w:rPr>
          <w:rFonts w:ascii="Times New Roman" w:hAnsi="Times New Roman" w:cs="Times New Roman"/>
        </w:rPr>
      </w:pPr>
    </w:p>
    <w:p w14:paraId="0E74A146" w14:textId="05F91C3D" w:rsidR="006E4DAE" w:rsidRPr="00595C5D" w:rsidRDefault="004A73EE">
      <w:pPr>
        <w:jc w:val="center"/>
        <w:rPr>
          <w:rFonts w:ascii="Times New Roman" w:hAnsi="Times New Roman" w:cs="Times New Roman"/>
          <w:sz w:val="28"/>
          <w:szCs w:val="28"/>
        </w:rPr>
      </w:pPr>
      <w:r>
        <w:rPr>
          <w:rFonts w:ascii="Times New Roman" w:eastAsia="Helvetica Neue" w:hAnsi="Times New Roman" w:cs="Times New Roman"/>
          <w:i/>
          <w:color w:val="17426F"/>
          <w:sz w:val="28"/>
          <w:szCs w:val="28"/>
        </w:rPr>
        <w:t>6/06</w:t>
      </w:r>
      <w:r w:rsidR="006E314E" w:rsidRPr="00595C5D">
        <w:rPr>
          <w:rFonts w:ascii="Times New Roman" w:eastAsia="Helvetica Neue" w:hAnsi="Times New Roman" w:cs="Times New Roman"/>
          <w:i/>
          <w:color w:val="17426F"/>
          <w:sz w:val="28"/>
          <w:szCs w:val="28"/>
        </w:rPr>
        <w:t>/201</w:t>
      </w:r>
      <w:r w:rsidR="00595C5D" w:rsidRPr="00595C5D">
        <w:rPr>
          <w:rFonts w:ascii="Times New Roman" w:eastAsia="Helvetica Neue" w:hAnsi="Times New Roman" w:cs="Times New Roman"/>
          <w:i/>
          <w:color w:val="17426F"/>
          <w:sz w:val="28"/>
          <w:szCs w:val="28"/>
        </w:rPr>
        <w:t>7</w:t>
      </w:r>
    </w:p>
    <w:p w14:paraId="770330C3" w14:textId="77777777" w:rsidR="006E4DAE" w:rsidRPr="000B3AA2" w:rsidRDefault="006E4DAE">
      <w:pPr>
        <w:jc w:val="center"/>
        <w:rPr>
          <w:rFonts w:ascii="Times New Roman" w:hAnsi="Times New Roman" w:cs="Times New Roman"/>
        </w:rPr>
      </w:pPr>
    </w:p>
    <w:p w14:paraId="5072958F" w14:textId="77777777" w:rsidR="006E4DAE" w:rsidRPr="000B3AA2" w:rsidRDefault="006E314E">
      <w:pPr>
        <w:rPr>
          <w:rFonts w:ascii="Times New Roman" w:hAnsi="Times New Roman" w:cs="Times New Roman"/>
        </w:rPr>
      </w:pPr>
      <w:r w:rsidRPr="000B3AA2">
        <w:rPr>
          <w:rFonts w:ascii="Times New Roman" w:hAnsi="Times New Roman" w:cs="Times New Roman"/>
        </w:rPr>
        <w:br w:type="page"/>
      </w:r>
    </w:p>
    <w:p w14:paraId="56E07E5E" w14:textId="77777777" w:rsidR="006E4DAE" w:rsidRPr="000B3AA2" w:rsidRDefault="006E4DAE">
      <w:pPr>
        <w:rPr>
          <w:rFonts w:ascii="Times New Roman" w:hAnsi="Times New Roman" w:cs="Times New Roman"/>
        </w:rPr>
      </w:pPr>
    </w:p>
    <w:p w14:paraId="7D5CB9CE" w14:textId="77777777" w:rsidR="006E4DAE" w:rsidRPr="000B3AA2" w:rsidRDefault="006E4DAE">
      <w:pPr>
        <w:rPr>
          <w:rFonts w:ascii="Times New Roman" w:hAnsi="Times New Roman" w:cs="Times New Roman"/>
        </w:rPr>
      </w:pPr>
    </w:p>
    <w:p w14:paraId="695115FC" w14:textId="77777777" w:rsidR="006E4DAE" w:rsidRPr="000B3AA2" w:rsidRDefault="006E314E">
      <w:pPr>
        <w:tabs>
          <w:tab w:val="right" w:pos="9350"/>
        </w:tabs>
        <w:spacing w:before="120"/>
        <w:rPr>
          <w:rFonts w:ascii="Times New Roman" w:hAnsi="Times New Roman" w:cs="Times New Roman"/>
        </w:rPr>
      </w:pPr>
      <w:bookmarkStart w:id="2" w:name="_gjdgxs" w:colFirst="0" w:colLast="0"/>
      <w:bookmarkEnd w:id="2"/>
      <w:r w:rsidRPr="000B3AA2">
        <w:rPr>
          <w:rFonts w:ascii="Times New Roman" w:eastAsia="Helvetica Neue" w:hAnsi="Times New Roman" w:cs="Times New Roman"/>
          <w:b/>
        </w:rPr>
        <w:t>Table of Contents</w:t>
      </w:r>
    </w:p>
    <w:p w14:paraId="66C55204" w14:textId="77777777" w:rsidR="006E4DAE" w:rsidRPr="000B3AA2" w:rsidRDefault="006E4DAE">
      <w:pPr>
        <w:tabs>
          <w:tab w:val="right" w:pos="9350"/>
        </w:tabs>
        <w:spacing w:before="120"/>
        <w:rPr>
          <w:rFonts w:ascii="Times New Roman" w:hAnsi="Times New Roman" w:cs="Times New Roman"/>
        </w:rPr>
      </w:pPr>
    </w:p>
    <w:p w14:paraId="065FF710" w14:textId="77777777" w:rsidR="00B3586A" w:rsidRPr="00B3586A" w:rsidRDefault="00B3586A">
      <w:pPr>
        <w:pStyle w:val="TOC1"/>
        <w:tabs>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b w:val="0"/>
        </w:rPr>
        <w:fldChar w:fldCharType="begin"/>
      </w:r>
      <w:r w:rsidRPr="00B3586A">
        <w:rPr>
          <w:rFonts w:ascii="Times New Roman" w:eastAsia="Helvetica Neue" w:hAnsi="Times New Roman" w:cs="Times New Roman"/>
          <w:b w:val="0"/>
        </w:rPr>
        <w:instrText xml:space="preserve"> TOC \o "1-3" </w:instrText>
      </w:r>
      <w:r w:rsidRPr="00B3586A">
        <w:rPr>
          <w:rFonts w:ascii="Times New Roman" w:eastAsia="Helvetica Neue" w:hAnsi="Times New Roman" w:cs="Times New Roman"/>
          <w:b w:val="0"/>
        </w:rPr>
        <w:fldChar w:fldCharType="separate"/>
      </w:r>
      <w:r w:rsidRPr="00B3586A">
        <w:rPr>
          <w:rFonts w:ascii="Times New Roman" w:eastAsia="Helvetica Neue" w:hAnsi="Times New Roman" w:cs="Times New Roman"/>
          <w:noProof/>
        </w:rPr>
        <w:t>Authorization</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_Toc358289221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3</w:t>
      </w:r>
      <w:r w:rsidRPr="00B3586A">
        <w:rPr>
          <w:rFonts w:ascii="Times New Roman" w:hAnsi="Times New Roman" w:cs="Times New Roman"/>
          <w:noProof/>
        </w:rPr>
        <w:fldChar w:fldCharType="end"/>
      </w:r>
    </w:p>
    <w:p w14:paraId="2A95E48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1</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Document Purpose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_Toc358289222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536DB07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2</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Vision and Approach</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_Toc358289223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32189F40"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3</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Product Team Roles and Responsibilities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_Toc358289224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75A22D0B"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4</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Minimum Viable Product (MVP) Scope of Work</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_Toc358289225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5</w:t>
      </w:r>
      <w:r w:rsidRPr="00B3586A">
        <w:rPr>
          <w:rFonts w:ascii="Times New Roman" w:hAnsi="Times New Roman" w:cs="Times New Roman"/>
          <w:noProof/>
        </w:rPr>
        <w:fldChar w:fldCharType="end"/>
      </w:r>
    </w:p>
    <w:p w14:paraId="69A6F42F"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5</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Ongoing Maintenance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_Toc358289226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44F28C36"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6</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Assumptions and Constraints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_Toc358289227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27F9C4FE" w14:textId="2F7DD990"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7</w:t>
      </w:r>
      <w:r w:rsidRPr="00B3586A">
        <w:rPr>
          <w:rFonts w:ascii="Times New Roman" w:eastAsiaTheme="minorEastAsia" w:hAnsi="Times New Roman" w:cs="Times New Roman"/>
          <w:b w:val="0"/>
          <w:caps w:val="0"/>
          <w:noProof/>
          <w:color w:val="auto"/>
          <w:lang w:eastAsia="ja-JP"/>
        </w:rPr>
        <w:tab/>
      </w:r>
      <w:del w:id="3" w:author="Rachael Roueche" w:date="2017-06-09T08:29:00Z">
        <w:r w:rsidRPr="00B3586A" w:rsidDel="0049604C">
          <w:rPr>
            <w:rFonts w:ascii="Times New Roman" w:eastAsia="Helvetica Neue" w:hAnsi="Times New Roman" w:cs="Times New Roman"/>
            <w:noProof/>
          </w:rPr>
          <w:delText>Vets.gov</w:delText>
        </w:r>
      </w:del>
      <w:ins w:id="4" w:author="Rachael Roueche" w:date="2017-06-09T08:29:00Z">
        <w:r w:rsidR="0049604C">
          <w:rPr>
            <w:rFonts w:ascii="Times New Roman" w:eastAsia="Helvetica Neue" w:hAnsi="Times New Roman" w:cs="Times New Roman"/>
            <w:noProof/>
          </w:rPr>
          <w:t>Vets.gov</w:t>
        </w:r>
      </w:ins>
      <w:r w:rsidRPr="00B3586A">
        <w:rPr>
          <w:rFonts w:ascii="Times New Roman" w:eastAsia="Helvetica Neue" w:hAnsi="Times New Roman" w:cs="Times New Roman"/>
          <w:noProof/>
        </w:rPr>
        <w:t xml:space="preserve"> Product Methodology</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_Toc358289228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32CE714E" w14:textId="77777777" w:rsidR="006E4DAE" w:rsidRPr="000B3AA2" w:rsidRDefault="00B3586A">
      <w:pPr>
        <w:rPr>
          <w:rFonts w:ascii="Times New Roman" w:hAnsi="Times New Roman" w:cs="Times New Roman"/>
        </w:rPr>
      </w:pPr>
      <w:r w:rsidRPr="00B3586A">
        <w:rPr>
          <w:rFonts w:ascii="Times New Roman" w:eastAsia="Helvetica Neue" w:hAnsi="Times New Roman" w:cs="Times New Roman"/>
          <w:b/>
        </w:rPr>
        <w:fldChar w:fldCharType="end"/>
      </w:r>
      <w:hyperlink w:anchor="_Toc346363531"/>
    </w:p>
    <w:p w14:paraId="31B02588" w14:textId="11B471ED" w:rsidR="006E4DAE" w:rsidRPr="000B3AA2" w:rsidRDefault="006E314E">
      <w:pPr>
        <w:rPr>
          <w:rFonts w:ascii="Times New Roman" w:hAnsi="Times New Roman" w:cs="Times New Roman"/>
        </w:rPr>
      </w:pPr>
      <w:r w:rsidRPr="000B3AA2">
        <w:rPr>
          <w:rFonts w:ascii="Times New Roman" w:hAnsi="Times New Roman" w:cs="Times New Roman"/>
        </w:rPr>
        <w:br w:type="page"/>
      </w:r>
      <w:hyperlink w:anchor="_Toc346363531"/>
    </w:p>
    <w:p w14:paraId="4D9CAC9F" w14:textId="77777777" w:rsidR="006E4DAE" w:rsidRPr="000B3AA2" w:rsidRDefault="006E314E">
      <w:pPr>
        <w:pStyle w:val="Heading1"/>
        <w:ind w:left="432" w:hanging="432"/>
        <w:rPr>
          <w:rFonts w:ascii="Times New Roman" w:hAnsi="Times New Roman" w:cs="Times New Roman"/>
        </w:rPr>
      </w:pPr>
      <w:bookmarkStart w:id="5" w:name="_30j0zll" w:colFirst="0" w:colLast="0"/>
      <w:bookmarkStart w:id="6" w:name="_Toc358289221"/>
      <w:bookmarkEnd w:id="5"/>
      <w:r w:rsidRPr="000B3AA2">
        <w:rPr>
          <w:rFonts w:ascii="Times New Roman" w:eastAsia="Helvetica Neue" w:hAnsi="Times New Roman" w:cs="Times New Roman"/>
        </w:rPr>
        <w:lastRenderedPageBreak/>
        <w:t>Authorization</w:t>
      </w:r>
      <w:bookmarkEnd w:id="6"/>
    </w:p>
    <w:p w14:paraId="0E971DEA" w14:textId="77777777" w:rsidR="006E4DAE" w:rsidRPr="000B3AA2" w:rsidRDefault="006E4DAE">
      <w:pPr>
        <w:rPr>
          <w:rFonts w:ascii="Times New Roman" w:hAnsi="Times New Roman" w:cs="Times New Roman"/>
        </w:rPr>
      </w:pPr>
    </w:p>
    <w:p w14:paraId="56635ECA" w14:textId="77777777" w:rsidR="006E4DAE" w:rsidRPr="000B3AA2" w:rsidRDefault="006E4DAE">
      <w:pPr>
        <w:rPr>
          <w:rFonts w:ascii="Times New Roman" w:hAnsi="Times New Roman" w:cs="Times New Roman"/>
        </w:rPr>
      </w:pPr>
    </w:p>
    <w:p w14:paraId="3D3861D8" w14:textId="77777777" w:rsidR="006E4DAE" w:rsidRPr="000B3AA2" w:rsidRDefault="006E4DAE">
      <w:pPr>
        <w:rPr>
          <w:rFonts w:ascii="Times New Roman" w:hAnsi="Times New Roman" w:cs="Times New Roman"/>
        </w:rPr>
      </w:pPr>
    </w:p>
    <w:p w14:paraId="370E7BFA" w14:textId="77777777" w:rsidR="006E4DAE" w:rsidRPr="000B3AA2" w:rsidRDefault="006E4DAE">
      <w:pPr>
        <w:rPr>
          <w:rFonts w:ascii="Times New Roman" w:hAnsi="Times New Roman" w:cs="Times New Roman"/>
        </w:rPr>
      </w:pPr>
    </w:p>
    <w:p w14:paraId="41B6FDDC"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rPr>
        <w:t xml:space="preserve">VBA Product Business Owner: </w:t>
      </w:r>
    </w:p>
    <w:p w14:paraId="3EC02031" w14:textId="4D764C92" w:rsidR="006E4DAE" w:rsidRPr="000B3AA2" w:rsidRDefault="001B5BAA">
      <w:pPr>
        <w:rPr>
          <w:rFonts w:ascii="Times New Roman" w:hAnsi="Times New Roman" w:cs="Times New Roman"/>
        </w:rPr>
      </w:pPr>
      <w:r>
        <w:rPr>
          <w:rFonts w:ascii="Times New Roman" w:eastAsia="Helvetica Neue" w:hAnsi="Times New Roman" w:cs="Times New Roman"/>
        </w:rPr>
        <w:t>Mike Carr and/or Jennifer Rudisill</w:t>
      </w:r>
    </w:p>
    <w:p w14:paraId="6B9FBD08" w14:textId="77777777" w:rsidR="006E4DAE" w:rsidRPr="000B3AA2" w:rsidRDefault="006E4DAE">
      <w:pPr>
        <w:rPr>
          <w:rFonts w:ascii="Times New Roman" w:hAnsi="Times New Roman" w:cs="Times New Roman"/>
        </w:rPr>
      </w:pPr>
    </w:p>
    <w:p w14:paraId="6A23D5D0" w14:textId="77777777" w:rsidR="006E4DAE" w:rsidRPr="000B3AA2" w:rsidRDefault="006E4DAE">
      <w:pPr>
        <w:rPr>
          <w:rFonts w:ascii="Times New Roman" w:hAnsi="Times New Roman" w:cs="Times New Roman"/>
        </w:rPr>
      </w:pPr>
    </w:p>
    <w:p w14:paraId="7BCE7AC7" w14:textId="77777777" w:rsidR="006E4DAE" w:rsidRPr="000B3AA2" w:rsidRDefault="006E4DAE">
      <w:pPr>
        <w:rPr>
          <w:rFonts w:ascii="Times New Roman" w:hAnsi="Times New Roman" w:cs="Times New Roman"/>
        </w:rPr>
      </w:pPr>
    </w:p>
    <w:p w14:paraId="3B492BEA" w14:textId="77777777" w:rsidR="006E4DAE" w:rsidRPr="000B3AA2" w:rsidRDefault="006E4DAE">
      <w:pPr>
        <w:rPr>
          <w:rFonts w:ascii="Times New Roman" w:hAnsi="Times New Roman" w:cs="Times New Roman"/>
        </w:rPr>
      </w:pPr>
    </w:p>
    <w:p w14:paraId="01268129"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3D35AA82"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 xml:space="preserve">Signature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Date</w:t>
      </w:r>
    </w:p>
    <w:p w14:paraId="4EDB01F0" w14:textId="77777777" w:rsidR="006E4DAE" w:rsidRPr="000B3AA2" w:rsidRDefault="006E4DAE">
      <w:pPr>
        <w:rPr>
          <w:rFonts w:ascii="Times New Roman" w:hAnsi="Times New Roman" w:cs="Times New Roman"/>
        </w:rPr>
      </w:pPr>
    </w:p>
    <w:p w14:paraId="1F81E707" w14:textId="77777777" w:rsidR="006E4DAE" w:rsidRPr="000B3AA2" w:rsidRDefault="006E4DAE">
      <w:pPr>
        <w:rPr>
          <w:rFonts w:ascii="Times New Roman" w:hAnsi="Times New Roman" w:cs="Times New Roman"/>
        </w:rPr>
      </w:pPr>
    </w:p>
    <w:p w14:paraId="5588AB8B" w14:textId="77777777" w:rsidR="006E4DAE" w:rsidRPr="000B3AA2" w:rsidRDefault="006E4DAE">
      <w:pPr>
        <w:rPr>
          <w:rFonts w:ascii="Times New Roman" w:hAnsi="Times New Roman" w:cs="Times New Roman"/>
        </w:rPr>
      </w:pPr>
    </w:p>
    <w:p w14:paraId="1A0D6A09" w14:textId="77777777" w:rsidR="006E4DAE" w:rsidRPr="000B3AA2" w:rsidRDefault="006E4DAE">
      <w:pPr>
        <w:rPr>
          <w:rFonts w:ascii="Times New Roman" w:hAnsi="Times New Roman" w:cs="Times New Roman"/>
        </w:rPr>
      </w:pPr>
    </w:p>
    <w:p w14:paraId="31D83D0C" w14:textId="77777777" w:rsidR="006E4DAE" w:rsidRPr="000B3AA2" w:rsidRDefault="006E4DAE">
      <w:pPr>
        <w:rPr>
          <w:rFonts w:ascii="Times New Roman" w:hAnsi="Times New Roman" w:cs="Times New Roman"/>
        </w:rPr>
      </w:pPr>
    </w:p>
    <w:p w14:paraId="57C61B82" w14:textId="77777777" w:rsidR="006E4DAE" w:rsidRPr="000B3AA2" w:rsidRDefault="006E4DAE">
      <w:pPr>
        <w:rPr>
          <w:rFonts w:ascii="Times New Roman" w:hAnsi="Times New Roman" w:cs="Times New Roman"/>
        </w:rPr>
      </w:pPr>
    </w:p>
    <w:p w14:paraId="12B5BF8F" w14:textId="77777777" w:rsidR="006E4DAE" w:rsidRDefault="006E4DAE">
      <w:pPr>
        <w:rPr>
          <w:rFonts w:ascii="Times New Roman" w:hAnsi="Times New Roman" w:cs="Times New Roman"/>
        </w:rPr>
      </w:pPr>
    </w:p>
    <w:p w14:paraId="528342E3" w14:textId="77777777" w:rsidR="00B3586A" w:rsidRDefault="00B3586A">
      <w:pPr>
        <w:rPr>
          <w:rFonts w:ascii="Times New Roman" w:hAnsi="Times New Roman" w:cs="Times New Roman"/>
        </w:rPr>
      </w:pPr>
    </w:p>
    <w:p w14:paraId="10A9DFFD" w14:textId="77777777" w:rsidR="00B3586A" w:rsidRPr="000B3AA2" w:rsidRDefault="00B3586A">
      <w:pPr>
        <w:rPr>
          <w:rFonts w:ascii="Times New Roman" w:hAnsi="Times New Roman" w:cs="Times New Roman"/>
        </w:rPr>
      </w:pPr>
    </w:p>
    <w:p w14:paraId="618292CF" w14:textId="77777777" w:rsidR="006E4DAE" w:rsidRPr="000B3AA2" w:rsidRDefault="006E4DAE">
      <w:pPr>
        <w:rPr>
          <w:rFonts w:ascii="Times New Roman" w:hAnsi="Times New Roman" w:cs="Times New Roman"/>
        </w:rPr>
      </w:pPr>
    </w:p>
    <w:p w14:paraId="69470270" w14:textId="0A103E36" w:rsidR="006E4DAE" w:rsidRPr="000B3AA2" w:rsidRDefault="00595C5D">
      <w:pPr>
        <w:rPr>
          <w:rFonts w:ascii="Times New Roman" w:hAnsi="Times New Roman" w:cs="Times New Roman"/>
        </w:rPr>
      </w:pPr>
      <w:r>
        <w:rPr>
          <w:rFonts w:ascii="Times New Roman" w:eastAsia="Helvetica Neue" w:hAnsi="Times New Roman" w:cs="Times New Roman"/>
        </w:rPr>
        <w:t xml:space="preserve">Clare </w:t>
      </w:r>
      <w:proofErr w:type="spellStart"/>
      <w:r>
        <w:rPr>
          <w:rFonts w:ascii="Times New Roman" w:eastAsia="Helvetica Neue" w:hAnsi="Times New Roman" w:cs="Times New Roman"/>
        </w:rPr>
        <w:t>Martorana</w:t>
      </w:r>
      <w:proofErr w:type="spellEnd"/>
      <w:r w:rsidR="006E314E" w:rsidRPr="000B3AA2">
        <w:rPr>
          <w:rFonts w:ascii="Times New Roman" w:eastAsia="Helvetica Neue" w:hAnsi="Times New Roman" w:cs="Times New Roman"/>
        </w:rPr>
        <w:t xml:space="preserve">, </w:t>
      </w:r>
      <w:del w:id="7" w:author="Rachael Roueche" w:date="2017-06-09T08:29:00Z">
        <w:r w:rsidR="006E314E" w:rsidRPr="000B3AA2" w:rsidDel="0049604C">
          <w:rPr>
            <w:rFonts w:ascii="Times New Roman" w:eastAsia="Helvetica Neue" w:hAnsi="Times New Roman" w:cs="Times New Roman"/>
          </w:rPr>
          <w:delText>vets.gov</w:delText>
        </w:r>
      </w:del>
      <w:ins w:id="8" w:author="Rachael Roueche" w:date="2017-06-09T08:29:00Z">
        <w:r w:rsidR="0049604C">
          <w:rPr>
            <w:rFonts w:ascii="Times New Roman" w:eastAsia="Helvetica Neue" w:hAnsi="Times New Roman" w:cs="Times New Roman"/>
          </w:rPr>
          <w:t>Vets.gov</w:t>
        </w:r>
      </w:ins>
      <w:r w:rsidR="006E314E" w:rsidRPr="000B3AA2">
        <w:rPr>
          <w:rFonts w:ascii="Times New Roman" w:eastAsia="Helvetica Neue" w:hAnsi="Times New Roman" w:cs="Times New Roman"/>
        </w:rPr>
        <w:t xml:space="preserve"> Product Manager </w:t>
      </w:r>
    </w:p>
    <w:p w14:paraId="64356A76" w14:textId="77777777" w:rsidR="006E4DAE" w:rsidRPr="000B3AA2" w:rsidRDefault="006E4DAE">
      <w:pPr>
        <w:rPr>
          <w:rFonts w:ascii="Times New Roman" w:hAnsi="Times New Roman" w:cs="Times New Roman"/>
        </w:rPr>
      </w:pPr>
    </w:p>
    <w:p w14:paraId="33EBCD89" w14:textId="77777777" w:rsidR="006E4DAE" w:rsidRPr="000B3AA2" w:rsidRDefault="006E4DAE">
      <w:pPr>
        <w:rPr>
          <w:rFonts w:ascii="Times New Roman" w:hAnsi="Times New Roman" w:cs="Times New Roman"/>
        </w:rPr>
      </w:pPr>
    </w:p>
    <w:p w14:paraId="7838C806" w14:textId="77777777" w:rsidR="006E4DAE" w:rsidRPr="000B3AA2" w:rsidRDefault="006E4DAE">
      <w:pPr>
        <w:rPr>
          <w:rFonts w:ascii="Times New Roman" w:hAnsi="Times New Roman" w:cs="Times New Roman"/>
        </w:rPr>
      </w:pPr>
    </w:p>
    <w:p w14:paraId="355E846B"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060AC8A1"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Signature</w:t>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Date</w:t>
      </w:r>
    </w:p>
    <w:p w14:paraId="58EFBC54" w14:textId="224BCE1E" w:rsidR="006E4DAE" w:rsidRPr="000B3AA2" w:rsidRDefault="006E314E">
      <w:pPr>
        <w:rPr>
          <w:rFonts w:ascii="Times New Roman" w:hAnsi="Times New Roman" w:cs="Times New Roman"/>
        </w:rPr>
      </w:pPr>
      <w:r w:rsidRPr="000B3AA2">
        <w:rPr>
          <w:rFonts w:ascii="Times New Roman" w:hAnsi="Times New Roman" w:cs="Times New Roman"/>
        </w:rPr>
        <w:br w:type="page"/>
      </w:r>
    </w:p>
    <w:p w14:paraId="0018B70A" w14:textId="77777777" w:rsidR="006E4DAE" w:rsidRDefault="006E314E">
      <w:pPr>
        <w:pStyle w:val="Heading1"/>
        <w:numPr>
          <w:ilvl w:val="0"/>
          <w:numId w:val="11"/>
        </w:numPr>
        <w:ind w:left="450" w:hanging="431"/>
        <w:rPr>
          <w:rFonts w:ascii="Times New Roman" w:eastAsia="Helvetica Neue" w:hAnsi="Times New Roman" w:cs="Times New Roman"/>
        </w:rPr>
      </w:pPr>
      <w:bookmarkStart w:id="9" w:name="_1fob9te" w:colFirst="0" w:colLast="0"/>
      <w:bookmarkStart w:id="10" w:name="_Toc358289222"/>
      <w:bookmarkEnd w:id="9"/>
      <w:r w:rsidRPr="000B3AA2">
        <w:rPr>
          <w:rFonts w:ascii="Times New Roman" w:eastAsia="Helvetica Neue" w:hAnsi="Times New Roman" w:cs="Times New Roman"/>
        </w:rPr>
        <w:lastRenderedPageBreak/>
        <w:t>Document Purpose</w:t>
      </w:r>
      <w:bookmarkEnd w:id="10"/>
    </w:p>
    <w:p w14:paraId="25B04CF7" w14:textId="77777777" w:rsidR="00B3586A" w:rsidRPr="00B3586A" w:rsidRDefault="00B3586A" w:rsidP="00B3586A"/>
    <w:p w14:paraId="2C1A1EEF" w14:textId="2C2F4960" w:rsidR="00464419" w:rsidRDefault="006E314E" w:rsidP="000E5AF2">
      <w:pPr>
        <w:pStyle w:val="NormalWeb"/>
        <w:shd w:val="clear" w:color="auto" w:fill="FFFFFF"/>
        <w:spacing w:before="0" w:beforeAutospacing="0" w:after="240" w:afterAutospacing="0"/>
        <w:rPr>
          <w:rFonts w:ascii="Times New Roman" w:eastAsia="Helvetica Neue" w:hAnsi="Times New Roman"/>
          <w:sz w:val="22"/>
          <w:szCs w:val="22"/>
        </w:rPr>
      </w:pPr>
      <w:r w:rsidRPr="000B3AA2">
        <w:rPr>
          <w:rFonts w:ascii="Times New Roman" w:eastAsia="Helvetica Neue" w:hAnsi="Times New Roman"/>
          <w:sz w:val="22"/>
          <w:szCs w:val="22"/>
        </w:rPr>
        <w:t xml:space="preserve">The purpose of this document is to define role, scope of work, and milestones for the </w:t>
      </w:r>
      <w:del w:id="11" w:author="Rachael Roueche" w:date="2017-06-09T08:29:00Z">
        <w:r w:rsidRPr="000B3AA2" w:rsidDel="0049604C">
          <w:rPr>
            <w:rFonts w:ascii="Times New Roman" w:eastAsia="Helvetica Neue" w:hAnsi="Times New Roman"/>
            <w:sz w:val="22"/>
            <w:szCs w:val="22"/>
          </w:rPr>
          <w:delText>vets.gov</w:delText>
        </w:r>
      </w:del>
      <w:ins w:id="12" w:author="Rachael Roueche" w:date="2017-06-09T08:29:00Z">
        <w:r w:rsidR="0049604C">
          <w:rPr>
            <w:rFonts w:ascii="Times New Roman" w:eastAsia="Helvetica Neue" w:hAnsi="Times New Roman"/>
            <w:sz w:val="22"/>
            <w:szCs w:val="22"/>
          </w:rPr>
          <w:t>Vets.gov</w:t>
        </w:r>
      </w:ins>
      <w:r w:rsidRPr="000B3AA2">
        <w:rPr>
          <w:rFonts w:ascii="Times New Roman" w:eastAsia="Helvetica Neue" w:hAnsi="Times New Roman"/>
          <w:sz w:val="22"/>
          <w:szCs w:val="22"/>
        </w:rPr>
        <w:t xml:space="preserve"> Benefits – EDU product team to </w:t>
      </w:r>
      <w:r w:rsidR="001B5BAA">
        <w:rPr>
          <w:rFonts w:ascii="Times New Roman" w:eastAsia="Helvetica Neue" w:hAnsi="Times New Roman"/>
          <w:sz w:val="22"/>
          <w:szCs w:val="22"/>
        </w:rPr>
        <w:t xml:space="preserve">improve and </w:t>
      </w:r>
      <w:r w:rsidRPr="000B3AA2">
        <w:rPr>
          <w:rFonts w:ascii="Times New Roman" w:eastAsia="Helvetica Neue" w:hAnsi="Times New Roman"/>
          <w:sz w:val="22"/>
          <w:szCs w:val="22"/>
        </w:rPr>
        <w:t xml:space="preserve">migrate </w:t>
      </w:r>
      <w:r w:rsidR="00464419">
        <w:rPr>
          <w:rFonts w:ascii="Times New Roman" w:eastAsia="Helvetica Neue" w:hAnsi="Times New Roman"/>
          <w:sz w:val="22"/>
          <w:szCs w:val="22"/>
        </w:rPr>
        <w:t>the existing “Download VA Letters</w:t>
      </w:r>
      <w:r w:rsidR="001B5BAA">
        <w:rPr>
          <w:rFonts w:ascii="Times New Roman" w:eastAsia="Helvetica Neue" w:hAnsi="Times New Roman"/>
          <w:sz w:val="22"/>
          <w:szCs w:val="22"/>
        </w:rPr>
        <w:t>”</w:t>
      </w:r>
      <w:r w:rsidR="00464419">
        <w:rPr>
          <w:rFonts w:ascii="Times New Roman" w:eastAsia="Helvetica Neue" w:hAnsi="Times New Roman"/>
          <w:sz w:val="22"/>
          <w:szCs w:val="22"/>
        </w:rPr>
        <w:t xml:space="preserve"> which are data-generated letters.</w:t>
      </w:r>
    </w:p>
    <w:p w14:paraId="531F6666" w14:textId="6DDA0DEE" w:rsidR="00464419" w:rsidRDefault="00850FAF" w:rsidP="00464419">
      <w:pPr>
        <w:rPr>
          <w:rFonts w:ascii="Times New Roman" w:eastAsia="Helvetica Neue" w:hAnsi="Times New Roman" w:cs="Times New Roman"/>
          <w:sz w:val="22"/>
          <w:szCs w:val="22"/>
        </w:rPr>
      </w:pPr>
      <w:r w:rsidRPr="00464419">
        <w:rPr>
          <w:rFonts w:ascii="Times New Roman" w:eastAsia="Helvetica Neue" w:hAnsi="Times New Roman" w:cs="Times New Roman"/>
          <w:sz w:val="22"/>
          <w:szCs w:val="22"/>
        </w:rPr>
        <w:t xml:space="preserve">The </w:t>
      </w:r>
      <w:ins w:id="13" w:author="Rachael Roueche" w:date="2017-06-09T08:18:00Z">
        <w:r w:rsidR="00B10AED">
          <w:rPr>
            <w:rFonts w:ascii="Times New Roman" w:eastAsia="Helvetica Neue" w:hAnsi="Times New Roman" w:cs="Times New Roman"/>
            <w:sz w:val="22"/>
            <w:szCs w:val="22"/>
          </w:rPr>
          <w:t xml:space="preserve">product </w:t>
        </w:r>
      </w:ins>
      <w:ins w:id="14" w:author="Rachael Roueche" w:date="2017-06-09T08:23:00Z">
        <w:r w:rsidR="00B10AED">
          <w:rPr>
            <w:rFonts w:ascii="Times New Roman" w:eastAsia="Helvetica Neue" w:hAnsi="Times New Roman" w:cs="Times New Roman"/>
            <w:sz w:val="22"/>
            <w:szCs w:val="22"/>
          </w:rPr>
          <w:t xml:space="preserve">MVP </w:t>
        </w:r>
      </w:ins>
      <w:ins w:id="15" w:author="Rachael Roueche" w:date="2017-06-09T08:18:00Z">
        <w:r w:rsidR="00B10AED">
          <w:rPr>
            <w:rFonts w:ascii="Times New Roman" w:eastAsia="Helvetica Neue" w:hAnsi="Times New Roman" w:cs="Times New Roman"/>
            <w:sz w:val="22"/>
            <w:szCs w:val="22"/>
          </w:rPr>
          <w:t xml:space="preserve">will be a phased launch. Phase 1 </w:t>
        </w:r>
      </w:ins>
      <w:ins w:id="16" w:author="Rachael Roueche" w:date="2017-06-09T08:21:00Z">
        <w:r w:rsidR="00B10AED">
          <w:rPr>
            <w:rFonts w:ascii="Times New Roman" w:eastAsia="Helvetica Neue" w:hAnsi="Times New Roman" w:cs="Times New Roman"/>
            <w:sz w:val="22"/>
            <w:szCs w:val="22"/>
          </w:rPr>
          <w:t xml:space="preserve">will focus on creating the page </w:t>
        </w:r>
      </w:ins>
      <w:ins w:id="17" w:author="Rachael Roueche" w:date="2017-06-09T08:23:00Z">
        <w:r w:rsidR="00B10AED">
          <w:rPr>
            <w:rFonts w:ascii="Times New Roman" w:eastAsia="Helvetica Neue" w:hAnsi="Times New Roman" w:cs="Times New Roman"/>
            <w:sz w:val="22"/>
            <w:szCs w:val="22"/>
          </w:rPr>
          <w:t xml:space="preserve">infrastructure </w:t>
        </w:r>
      </w:ins>
      <w:ins w:id="18" w:author="Rachael Roueche" w:date="2017-06-09T08:21:00Z">
        <w:r w:rsidR="00B10AED">
          <w:rPr>
            <w:rFonts w:ascii="Times New Roman" w:eastAsia="Helvetica Neue" w:hAnsi="Times New Roman" w:cs="Times New Roman"/>
            <w:sz w:val="22"/>
            <w:szCs w:val="22"/>
          </w:rPr>
          <w:t xml:space="preserve">and migrating </w:t>
        </w:r>
      </w:ins>
      <w:ins w:id="19" w:author="Rachael Roueche" w:date="2017-06-09T08:18:00Z">
        <w:r w:rsidR="00B10AED">
          <w:rPr>
            <w:rFonts w:ascii="Times New Roman" w:eastAsia="Helvetica Neue" w:hAnsi="Times New Roman" w:cs="Times New Roman"/>
            <w:sz w:val="22"/>
            <w:szCs w:val="22"/>
          </w:rPr>
          <w:t xml:space="preserve">7 </w:t>
        </w:r>
      </w:ins>
      <w:ins w:id="20" w:author="Rachael Roueche" w:date="2017-06-09T08:21:00Z">
        <w:r w:rsidR="00B10AED">
          <w:rPr>
            <w:rFonts w:ascii="Times New Roman" w:eastAsia="Helvetica Neue" w:hAnsi="Times New Roman" w:cs="Times New Roman"/>
            <w:sz w:val="22"/>
            <w:szCs w:val="22"/>
          </w:rPr>
          <w:t xml:space="preserve">of the </w:t>
        </w:r>
      </w:ins>
      <w:ins w:id="21" w:author="Rachael Roueche" w:date="2017-06-09T08:18:00Z">
        <w:r w:rsidR="00B10AED">
          <w:rPr>
            <w:rFonts w:ascii="Times New Roman" w:eastAsia="Helvetica Neue" w:hAnsi="Times New Roman" w:cs="Times New Roman"/>
            <w:sz w:val="22"/>
            <w:szCs w:val="22"/>
          </w:rPr>
          <w:t>VA Letters</w:t>
        </w:r>
      </w:ins>
      <w:ins w:id="22" w:author="Rachael Roueche" w:date="2017-06-09T08:20:00Z">
        <w:r w:rsidR="00B10AED">
          <w:rPr>
            <w:rFonts w:ascii="Times New Roman" w:eastAsia="Helvetica Neue" w:hAnsi="Times New Roman" w:cs="Times New Roman"/>
            <w:sz w:val="22"/>
            <w:szCs w:val="22"/>
          </w:rPr>
          <w:t xml:space="preserve"> currently available in </w:t>
        </w:r>
        <w:proofErr w:type="spellStart"/>
        <w:r w:rsidR="00B10AED">
          <w:rPr>
            <w:rFonts w:ascii="Times New Roman" w:eastAsia="Helvetica Neue" w:hAnsi="Times New Roman" w:cs="Times New Roman"/>
            <w:sz w:val="22"/>
            <w:szCs w:val="22"/>
          </w:rPr>
          <w:t>eBenefits</w:t>
        </w:r>
      </w:ins>
      <w:proofErr w:type="spellEnd"/>
      <w:ins w:id="23" w:author="Rachael Roueche" w:date="2017-06-09T08:18:00Z">
        <w:r w:rsidR="00B10AED">
          <w:rPr>
            <w:rFonts w:ascii="Times New Roman" w:eastAsia="Helvetica Neue" w:hAnsi="Times New Roman" w:cs="Times New Roman"/>
            <w:sz w:val="22"/>
            <w:szCs w:val="22"/>
          </w:rPr>
          <w:t xml:space="preserve">. Phase 2 </w:t>
        </w:r>
      </w:ins>
      <w:ins w:id="24" w:author="Rachael Roueche" w:date="2017-06-09T08:22:00Z">
        <w:r w:rsidR="00B10AED">
          <w:rPr>
            <w:rFonts w:ascii="Times New Roman" w:eastAsia="Helvetica Neue" w:hAnsi="Times New Roman" w:cs="Times New Roman"/>
            <w:sz w:val="22"/>
            <w:szCs w:val="22"/>
          </w:rPr>
          <w:t xml:space="preserve">will focus on adding </w:t>
        </w:r>
      </w:ins>
      <w:ins w:id="25" w:author="Rachael Roueche" w:date="2017-06-09T08:18:00Z">
        <w:r w:rsidR="00B10AED">
          <w:rPr>
            <w:rFonts w:ascii="Times New Roman" w:eastAsia="Helvetica Neue" w:hAnsi="Times New Roman" w:cs="Times New Roman"/>
            <w:sz w:val="22"/>
            <w:szCs w:val="22"/>
          </w:rPr>
          <w:t xml:space="preserve">the Veteran Benefits Summary and Dependent Benefits Summary Letters (both currently available on </w:t>
        </w:r>
        <w:proofErr w:type="spellStart"/>
        <w:r w:rsidR="00B10AED">
          <w:rPr>
            <w:rFonts w:ascii="Times New Roman" w:eastAsia="Helvetica Neue" w:hAnsi="Times New Roman" w:cs="Times New Roman"/>
            <w:sz w:val="22"/>
            <w:szCs w:val="22"/>
          </w:rPr>
          <w:t>eBenefits</w:t>
        </w:r>
        <w:proofErr w:type="spellEnd"/>
        <w:r w:rsidR="00B10AED">
          <w:rPr>
            <w:rFonts w:ascii="Times New Roman" w:eastAsia="Helvetica Neue" w:hAnsi="Times New Roman" w:cs="Times New Roman"/>
            <w:sz w:val="22"/>
            <w:szCs w:val="22"/>
          </w:rPr>
          <w:t xml:space="preserve">) and </w:t>
        </w:r>
      </w:ins>
      <w:ins w:id="26" w:author="Rachael Roueche" w:date="2017-06-09T08:22:00Z">
        <w:r w:rsidR="00B10AED">
          <w:rPr>
            <w:rFonts w:ascii="Times New Roman" w:eastAsia="Helvetica Neue" w:hAnsi="Times New Roman" w:cs="Times New Roman"/>
            <w:sz w:val="22"/>
            <w:szCs w:val="22"/>
          </w:rPr>
          <w:t xml:space="preserve">creating a </w:t>
        </w:r>
      </w:ins>
      <w:ins w:id="27" w:author="Rachael Roueche" w:date="2017-06-09T08:18:00Z">
        <w:r w:rsidR="00B10AED">
          <w:rPr>
            <w:rFonts w:ascii="Times New Roman" w:eastAsia="Helvetica Neue" w:hAnsi="Times New Roman" w:cs="Times New Roman"/>
            <w:sz w:val="22"/>
            <w:szCs w:val="22"/>
          </w:rPr>
          <w:t xml:space="preserve">new </w:t>
        </w:r>
      </w:ins>
      <w:ins w:id="28" w:author="Rachael Roueche" w:date="2017-06-09T08:22:00Z">
        <w:r w:rsidR="00B10AED">
          <w:rPr>
            <w:rFonts w:ascii="Times New Roman" w:eastAsia="Helvetica Neue" w:hAnsi="Times New Roman" w:cs="Times New Roman"/>
            <w:sz w:val="22"/>
            <w:szCs w:val="22"/>
          </w:rPr>
          <w:t>generated letter</w:t>
        </w:r>
      </w:ins>
      <w:ins w:id="29" w:author="Rachael Roueche" w:date="2017-06-09T08:21:00Z">
        <w:r w:rsidR="00B10AED">
          <w:rPr>
            <w:rFonts w:ascii="Times New Roman" w:eastAsia="Helvetica Neue" w:hAnsi="Times New Roman" w:cs="Times New Roman"/>
            <w:sz w:val="22"/>
            <w:szCs w:val="22"/>
          </w:rPr>
          <w:t xml:space="preserve">, </w:t>
        </w:r>
      </w:ins>
      <w:ins w:id="30" w:author="Rachael Roueche" w:date="2017-06-09T08:18:00Z">
        <w:r w:rsidR="00B10AED">
          <w:rPr>
            <w:rFonts w:ascii="Times New Roman" w:eastAsia="Helvetica Neue" w:hAnsi="Times New Roman" w:cs="Times New Roman"/>
            <w:sz w:val="22"/>
            <w:szCs w:val="22"/>
          </w:rPr>
          <w:t>the Education Certificate of Eligibility Letter</w:t>
        </w:r>
      </w:ins>
      <w:ins w:id="31" w:author="Rachael Roueche" w:date="2017-06-09T08:20:00Z">
        <w:r w:rsidR="00B10AED">
          <w:rPr>
            <w:rFonts w:ascii="Times New Roman" w:eastAsia="Helvetica Neue" w:hAnsi="Times New Roman" w:cs="Times New Roman"/>
            <w:sz w:val="22"/>
            <w:szCs w:val="22"/>
          </w:rPr>
          <w:t xml:space="preserve"> (note this has a dependency on EVSS technical tasks).</w:t>
        </w:r>
      </w:ins>
      <w:ins w:id="32" w:author="Rachael Roueche" w:date="2017-06-09T08:22:00Z">
        <w:r w:rsidR="00B10AED">
          <w:rPr>
            <w:rFonts w:ascii="Times New Roman" w:eastAsia="Helvetica Neue" w:hAnsi="Times New Roman" w:cs="Times New Roman"/>
            <w:sz w:val="22"/>
            <w:szCs w:val="22"/>
          </w:rPr>
          <w:t xml:space="preserve"> In total, depending upon the user’s eligibility, there will be 10 Letters available to download from </w:t>
        </w:r>
      </w:ins>
      <w:ins w:id="33" w:author="Rachael Roueche" w:date="2017-06-09T08:23:00Z">
        <w:r w:rsidR="00B10AED">
          <w:rPr>
            <w:rFonts w:ascii="Times New Roman" w:eastAsia="Helvetica Neue" w:hAnsi="Times New Roman" w:cs="Times New Roman"/>
            <w:sz w:val="22"/>
            <w:szCs w:val="22"/>
          </w:rPr>
          <w:t xml:space="preserve">this </w:t>
        </w:r>
        <w:proofErr w:type="spellStart"/>
        <w:r w:rsidR="00B10AED">
          <w:rPr>
            <w:rFonts w:ascii="Times New Roman" w:eastAsia="Helvetica Neue" w:hAnsi="Times New Roman" w:cs="Times New Roman"/>
            <w:sz w:val="22"/>
            <w:szCs w:val="22"/>
          </w:rPr>
          <w:t>product</w:t>
        </w:r>
      </w:ins>
      <w:ins w:id="34" w:author="Rachael Roueche" w:date="2017-06-09T08:18:00Z">
        <w:r w:rsidR="00B10AED">
          <w:rPr>
            <w:rFonts w:ascii="Times New Roman" w:eastAsia="Helvetica Neue" w:hAnsi="Times New Roman" w:cs="Times New Roman"/>
            <w:sz w:val="22"/>
            <w:szCs w:val="22"/>
          </w:rPr>
          <w:t>.</w:t>
        </w:r>
      </w:ins>
      <w:del w:id="35" w:author="Rachael Roueche" w:date="2017-06-09T08:23:00Z">
        <w:r w:rsidRPr="00464419" w:rsidDel="00B10AED">
          <w:rPr>
            <w:rFonts w:ascii="Times New Roman" w:eastAsia="Helvetica Neue" w:hAnsi="Times New Roman" w:cs="Times New Roman"/>
            <w:sz w:val="22"/>
            <w:szCs w:val="22"/>
          </w:rPr>
          <w:delText>initial</w:delText>
        </w:r>
        <w:proofErr w:type="spellEnd"/>
        <w:r w:rsidRPr="00464419" w:rsidDel="00B10AED">
          <w:rPr>
            <w:rFonts w:ascii="Times New Roman" w:eastAsia="Helvetica Neue" w:hAnsi="Times New Roman" w:cs="Times New Roman"/>
            <w:sz w:val="22"/>
            <w:szCs w:val="22"/>
          </w:rPr>
          <w:delText xml:space="preserve"> launch (minimum viable prod</w:delText>
        </w:r>
        <w:r w:rsidR="001B5BAA" w:rsidRPr="00464419" w:rsidDel="00B10AED">
          <w:rPr>
            <w:rFonts w:ascii="Times New Roman" w:eastAsia="Helvetica Neue" w:hAnsi="Times New Roman" w:cs="Times New Roman"/>
            <w:sz w:val="22"/>
            <w:szCs w:val="22"/>
          </w:rPr>
          <w:delText xml:space="preserve">uct (MVP)) will include the current </w:delText>
        </w:r>
        <w:r w:rsidR="003E4CDF" w:rsidRPr="00464419" w:rsidDel="00B10AED">
          <w:rPr>
            <w:rFonts w:ascii="Times New Roman" w:eastAsia="Helvetica Neue" w:hAnsi="Times New Roman" w:cs="Times New Roman"/>
            <w:sz w:val="22"/>
            <w:szCs w:val="22"/>
          </w:rPr>
          <w:delText xml:space="preserve">(9) </w:delText>
        </w:r>
        <w:r w:rsidR="00464419" w:rsidRPr="00464419" w:rsidDel="00B10AED">
          <w:rPr>
            <w:rFonts w:ascii="Times New Roman" w:eastAsia="Helvetica Neue" w:hAnsi="Times New Roman" w:cs="Times New Roman"/>
            <w:sz w:val="22"/>
            <w:szCs w:val="22"/>
          </w:rPr>
          <w:delText xml:space="preserve">Compensation and Pension </w:delText>
        </w:r>
        <w:r w:rsidR="00B10AED" w:rsidDel="00B10AED">
          <w:rPr>
            <w:rFonts w:ascii="Times New Roman" w:eastAsia="Helvetica Neue" w:hAnsi="Times New Roman" w:cs="Times New Roman"/>
            <w:sz w:val="22"/>
            <w:szCs w:val="22"/>
          </w:rPr>
          <w:delText xml:space="preserve">letters and </w:delText>
        </w:r>
        <w:r w:rsidR="001B5BAA" w:rsidRPr="00464419" w:rsidDel="00B10AED">
          <w:rPr>
            <w:rFonts w:ascii="Times New Roman" w:eastAsia="Helvetica Neue" w:hAnsi="Times New Roman" w:cs="Times New Roman"/>
            <w:sz w:val="22"/>
            <w:szCs w:val="22"/>
          </w:rPr>
          <w:delText xml:space="preserve">functionality </w:delText>
        </w:r>
        <w:r w:rsidRPr="00464419" w:rsidDel="00B10AED">
          <w:rPr>
            <w:rFonts w:ascii="Times New Roman" w:eastAsia="Helvetica Neue" w:hAnsi="Times New Roman" w:cs="Times New Roman"/>
            <w:sz w:val="22"/>
            <w:szCs w:val="22"/>
          </w:rPr>
          <w:delText>available on eBen</w:delText>
        </w:r>
        <w:r w:rsidR="00E014B2" w:rsidRPr="00464419" w:rsidDel="00B10AED">
          <w:rPr>
            <w:rFonts w:ascii="Times New Roman" w:eastAsia="Helvetica Neue" w:hAnsi="Times New Roman" w:cs="Times New Roman"/>
            <w:sz w:val="22"/>
            <w:szCs w:val="22"/>
          </w:rPr>
          <w:delText xml:space="preserve">efits, with the exception of </w:delText>
        </w:r>
        <w:r w:rsidR="001B5BAA" w:rsidRPr="00464419" w:rsidDel="00B10AED">
          <w:rPr>
            <w:rFonts w:ascii="Times New Roman" w:eastAsia="Helvetica Neue" w:hAnsi="Times New Roman" w:cs="Times New Roman"/>
            <w:sz w:val="22"/>
            <w:szCs w:val="22"/>
          </w:rPr>
          <w:delText>one additional letter:</w:delText>
        </w:r>
      </w:del>
    </w:p>
    <w:p w14:paraId="3EF576D2" w14:textId="76A83191" w:rsidR="00464419" w:rsidRPr="00464419" w:rsidRDefault="001B5BAA" w:rsidP="00464419">
      <w:pPr>
        <w:rPr>
          <w:rFonts w:ascii="Times New Roman" w:hAnsi="Times New Roman" w:cs="Times New Roman"/>
        </w:rPr>
      </w:pPr>
      <w:r w:rsidRPr="00464419">
        <w:rPr>
          <w:rFonts w:ascii="Times New Roman" w:eastAsia="Helvetica Neue" w:hAnsi="Times New Roman" w:cs="Times New Roman"/>
          <w:sz w:val="22"/>
          <w:szCs w:val="22"/>
        </w:rPr>
        <w:t xml:space="preserve"> </w:t>
      </w:r>
    </w:p>
    <w:p w14:paraId="2D283337" w14:textId="2F7711AE" w:rsidR="001B5BAA" w:rsidRPr="00464419" w:rsidDel="00B10AED" w:rsidRDefault="001B5BAA" w:rsidP="00B10AED">
      <w:pPr>
        <w:pStyle w:val="ListParagraph"/>
        <w:numPr>
          <w:ilvl w:val="0"/>
          <w:numId w:val="23"/>
        </w:numPr>
        <w:ind w:left="0"/>
        <w:rPr>
          <w:del w:id="36" w:author="Rachael Roueche" w:date="2017-06-09T08:24:00Z"/>
          <w:rFonts w:ascii="Times New Roman" w:hAnsi="Times New Roman" w:cs="Times New Roman"/>
        </w:rPr>
        <w:pPrChange w:id="37" w:author="Rachael Roueche" w:date="2017-06-09T08:24:00Z">
          <w:pPr>
            <w:pStyle w:val="ListParagraph"/>
            <w:numPr>
              <w:numId w:val="23"/>
            </w:numPr>
            <w:ind w:hanging="360"/>
          </w:pPr>
        </w:pPrChange>
      </w:pPr>
      <w:del w:id="38" w:author="Rachael Roueche" w:date="2017-06-09T08:24:00Z">
        <w:r w:rsidRPr="00464419" w:rsidDel="00B10AED">
          <w:rPr>
            <w:rFonts w:ascii="Times New Roman" w:eastAsia="Helvetica Neue" w:hAnsi="Times New Roman" w:cs="Times New Roman"/>
            <w:sz w:val="22"/>
            <w:szCs w:val="22"/>
          </w:rPr>
          <w:delText>Education Certificate of Eligibility pdf letter. (Note this has a dependency on EVSS technical tasks.)</w:delText>
        </w:r>
      </w:del>
    </w:p>
    <w:p w14:paraId="2B29FDCB" w14:textId="05EE0D51" w:rsidR="00577F5C" w:rsidRPr="00577F5C" w:rsidRDefault="00090E40" w:rsidP="001B5BAA">
      <w:pPr>
        <w:ind w:left="720"/>
        <w:contextualSpacing/>
        <w:rPr>
          <w:rFonts w:ascii="Times New Roman" w:hAnsi="Times New Roman" w:cs="Times New Roman"/>
        </w:rPr>
      </w:pPr>
      <w:del w:id="39" w:author="Rachael Roueche" w:date="2017-06-09T08:24:00Z">
        <w:r w:rsidRPr="00577F5C" w:rsidDel="00B10AED">
          <w:rPr>
            <w:rFonts w:ascii="Times New Roman" w:eastAsia="Helvetica Neue" w:hAnsi="Times New Roman" w:cs="Times New Roman"/>
            <w:sz w:val="22"/>
            <w:szCs w:val="22"/>
          </w:rPr>
          <w:delText xml:space="preserve"> </w:delText>
        </w:r>
      </w:del>
    </w:p>
    <w:p w14:paraId="17212F2F" w14:textId="4A733B39"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The period of performance for this work is approximately</w:t>
      </w:r>
      <w:r w:rsidR="000B3AA2" w:rsidRPr="000B3AA2">
        <w:rPr>
          <w:rFonts w:ascii="Times New Roman" w:eastAsia="Helvetica Neue" w:hAnsi="Times New Roman" w:cs="Times New Roman"/>
          <w:b/>
          <w:sz w:val="22"/>
          <w:szCs w:val="22"/>
        </w:rPr>
        <w:t xml:space="preserve"> </w:t>
      </w:r>
      <w:r w:rsidR="00C805E7">
        <w:rPr>
          <w:rFonts w:ascii="Times New Roman" w:eastAsia="Helvetica Neue" w:hAnsi="Times New Roman" w:cs="Times New Roman"/>
          <w:b/>
          <w:sz w:val="22"/>
          <w:szCs w:val="22"/>
        </w:rPr>
        <w:t>June 2017 through July</w:t>
      </w:r>
      <w:r w:rsidR="000B3AA2" w:rsidRPr="000B3AA2">
        <w:rPr>
          <w:rFonts w:ascii="Times New Roman" w:eastAsia="Helvetica Neue" w:hAnsi="Times New Roman" w:cs="Times New Roman"/>
          <w:b/>
          <w:sz w:val="22"/>
          <w:szCs w:val="22"/>
        </w:rPr>
        <w:t xml:space="preserve"> </w:t>
      </w:r>
      <w:r w:rsidRPr="000B3AA2">
        <w:rPr>
          <w:rFonts w:ascii="Times New Roman" w:eastAsia="Helvetica Neue" w:hAnsi="Times New Roman" w:cs="Times New Roman"/>
          <w:b/>
          <w:sz w:val="22"/>
          <w:szCs w:val="22"/>
        </w:rPr>
        <w:t xml:space="preserve">2017. </w:t>
      </w:r>
      <w:r w:rsidR="00C805E7">
        <w:rPr>
          <w:rFonts w:ascii="Times New Roman" w:hAnsi="Times New Roman" w:cs="Times New Roman"/>
        </w:rPr>
        <w:t xml:space="preserve"> </w:t>
      </w:r>
      <w:r w:rsidR="00C805E7">
        <w:rPr>
          <w:rFonts w:ascii="Times New Roman" w:eastAsia="Helvetica Neue" w:hAnsi="Times New Roman" w:cs="Times New Roman"/>
          <w:sz w:val="22"/>
          <w:szCs w:val="22"/>
        </w:rPr>
        <w:t>F</w:t>
      </w:r>
      <w:r w:rsidRPr="000B3AA2">
        <w:rPr>
          <w:rFonts w:ascii="Times New Roman" w:eastAsia="Helvetica Neue" w:hAnsi="Times New Roman" w:cs="Times New Roman"/>
          <w:sz w:val="22"/>
          <w:szCs w:val="22"/>
        </w:rPr>
        <w:t xml:space="preserve">uture </w:t>
      </w:r>
      <w:r w:rsidR="00C805E7">
        <w:rPr>
          <w:rFonts w:ascii="Times New Roman" w:eastAsia="Helvetica Neue" w:hAnsi="Times New Roman" w:cs="Times New Roman"/>
          <w:sz w:val="22"/>
          <w:szCs w:val="22"/>
        </w:rPr>
        <w:t>enhancements</w:t>
      </w:r>
      <w:r w:rsidRPr="000B3AA2">
        <w:rPr>
          <w:rFonts w:ascii="Times New Roman" w:eastAsia="Helvetica Neue" w:hAnsi="Times New Roman" w:cs="Times New Roman"/>
          <w:sz w:val="22"/>
          <w:szCs w:val="22"/>
        </w:rPr>
        <w:t xml:space="preserve"> will continue throughout 2017 and beyond with new</w:t>
      </w:r>
      <w:r w:rsidR="00C805E7">
        <w:rPr>
          <w:rFonts w:ascii="Times New Roman" w:eastAsia="Helvetica Neue" w:hAnsi="Times New Roman" w:cs="Times New Roman"/>
          <w:sz w:val="22"/>
          <w:szCs w:val="22"/>
        </w:rPr>
        <w:t xml:space="preserve"> charters to define future work </w:t>
      </w:r>
      <w:commentRangeStart w:id="40"/>
      <w:r w:rsidR="00C805E7">
        <w:rPr>
          <w:rFonts w:ascii="Times New Roman" w:eastAsia="Helvetica Neue" w:hAnsi="Times New Roman" w:cs="Times New Roman"/>
          <w:sz w:val="22"/>
          <w:szCs w:val="22"/>
        </w:rPr>
        <w:t xml:space="preserve">per our </w:t>
      </w:r>
      <w:commentRangeEnd w:id="40"/>
      <w:r w:rsidR="00B10AED">
        <w:rPr>
          <w:rStyle w:val="CommentReference"/>
        </w:rPr>
        <w:commentReference w:id="40"/>
      </w:r>
    </w:p>
    <w:p w14:paraId="6F1BE627"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41" w:name="_3znysh7" w:colFirst="0" w:colLast="0"/>
      <w:bookmarkStart w:id="42" w:name="_Toc358289223"/>
      <w:bookmarkEnd w:id="41"/>
      <w:r w:rsidRPr="000B3AA2">
        <w:rPr>
          <w:rFonts w:ascii="Times New Roman" w:eastAsia="Helvetica Neue" w:hAnsi="Times New Roman" w:cs="Times New Roman"/>
        </w:rPr>
        <w:t>Vision and Approach</w:t>
      </w:r>
      <w:bookmarkEnd w:id="42"/>
    </w:p>
    <w:p w14:paraId="0073C611" w14:textId="106D55FC" w:rsidR="00577F5C" w:rsidRPr="00E014B2" w:rsidRDefault="00C805E7">
      <w:pPr>
        <w:rPr>
          <w:rFonts w:ascii="Times New Roman" w:hAnsi="Times New Roman" w:cs="Times New Roman"/>
        </w:rPr>
      </w:pPr>
      <w:del w:id="43" w:author="Rachael Roueche" w:date="2017-06-09T08:29:00Z">
        <w:r w:rsidDel="0049604C">
          <w:rPr>
            <w:rFonts w:ascii="Times New Roman" w:eastAsia="Helvetica Neue" w:hAnsi="Times New Roman" w:cs="Times New Roman"/>
            <w:sz w:val="22"/>
            <w:szCs w:val="22"/>
          </w:rPr>
          <w:delText>Vets.gov</w:delText>
        </w:r>
      </w:del>
      <w:ins w:id="44"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w:t>
      </w:r>
      <w:r w:rsidR="006E314E" w:rsidRPr="000B3AA2">
        <w:rPr>
          <w:rFonts w:ascii="Times New Roman" w:eastAsia="Helvetica Neue" w:hAnsi="Times New Roman" w:cs="Times New Roman"/>
          <w:sz w:val="22"/>
          <w:szCs w:val="22"/>
        </w:rPr>
        <w:t>enable</w:t>
      </w:r>
      <w:r>
        <w:rPr>
          <w:rFonts w:ascii="Times New Roman" w:eastAsia="Helvetica Neue" w:hAnsi="Times New Roman" w:cs="Times New Roman"/>
          <w:sz w:val="22"/>
          <w:szCs w:val="22"/>
        </w:rPr>
        <w:t>s</w:t>
      </w:r>
      <w:r w:rsidR="006E314E" w:rsidRPr="000B3AA2">
        <w:rPr>
          <w:rFonts w:ascii="Times New Roman" w:eastAsia="Helvetica Neue" w:hAnsi="Times New Roman" w:cs="Times New Roman"/>
          <w:sz w:val="22"/>
          <w:szCs w:val="22"/>
        </w:rPr>
        <w:t xml:space="preserve"> Veterans to discover, apply for, track, and manage the benefits they have earned.</w:t>
      </w:r>
      <w:r w:rsidR="00577F5C">
        <w:rPr>
          <w:rFonts w:ascii="Times New Roman" w:hAnsi="Times New Roman" w:cs="Times New Roman"/>
        </w:rPr>
        <w:t xml:space="preserve"> </w:t>
      </w:r>
      <w:r w:rsidR="006E314E" w:rsidRPr="000B3AA2">
        <w:rPr>
          <w:rFonts w:ascii="Times New Roman" w:eastAsia="Helvetica Neue" w:hAnsi="Times New Roman" w:cs="Times New Roman"/>
          <w:sz w:val="22"/>
          <w:szCs w:val="22"/>
        </w:rPr>
        <w:t xml:space="preserve">Migration activities are done in collaboration with VA business stakeholders </w:t>
      </w:r>
      <w:r>
        <w:rPr>
          <w:rFonts w:ascii="Times New Roman" w:eastAsia="Helvetica Neue" w:hAnsi="Times New Roman" w:cs="Times New Roman"/>
          <w:sz w:val="22"/>
          <w:szCs w:val="22"/>
        </w:rPr>
        <w:t xml:space="preserve">identified in this charter per our product life cycle defined in our VA Digital Service playbook </w:t>
      </w:r>
      <w:r w:rsidRPr="000B3AA2">
        <w:rPr>
          <w:rFonts w:ascii="Times New Roman" w:eastAsia="Helvetica Neue" w:hAnsi="Times New Roman" w:cs="Times New Roman"/>
          <w:sz w:val="22"/>
          <w:szCs w:val="22"/>
        </w:rPr>
        <w:t>(</w:t>
      </w:r>
      <w:r w:rsidR="00A640C6">
        <w:fldChar w:fldCharType="begin"/>
      </w:r>
      <w:r w:rsidR="00A640C6">
        <w:instrText xml:space="preserve"> HYPERLINK "https://www.vets.gov/playbook/" \h </w:instrText>
      </w:r>
      <w:r w:rsidR="00A640C6">
        <w:fldChar w:fldCharType="separate"/>
      </w:r>
      <w:r w:rsidRPr="000B3AA2">
        <w:rPr>
          <w:rFonts w:ascii="Times New Roman" w:eastAsia="Helvetica Neue" w:hAnsi="Times New Roman" w:cs="Times New Roman"/>
          <w:color w:val="0563C1"/>
          <w:sz w:val="22"/>
          <w:szCs w:val="22"/>
          <w:u w:val="single"/>
        </w:rPr>
        <w:t>https://www.</w:t>
      </w:r>
      <w:del w:id="45" w:author="Rachael Roueche" w:date="2017-06-09T08:29:00Z">
        <w:r w:rsidRPr="000B3AA2" w:rsidDel="0049604C">
          <w:rPr>
            <w:rFonts w:ascii="Times New Roman" w:eastAsia="Helvetica Neue" w:hAnsi="Times New Roman" w:cs="Times New Roman"/>
            <w:color w:val="0563C1"/>
            <w:sz w:val="22"/>
            <w:szCs w:val="22"/>
            <w:u w:val="single"/>
          </w:rPr>
          <w:delText>vets.gov</w:delText>
        </w:r>
      </w:del>
      <w:ins w:id="46" w:author="Rachael Roueche" w:date="2017-06-09T08:29:00Z">
        <w:r w:rsidR="0049604C">
          <w:rPr>
            <w:rFonts w:ascii="Times New Roman" w:eastAsia="Helvetica Neue" w:hAnsi="Times New Roman" w:cs="Times New Roman"/>
            <w:color w:val="0563C1"/>
            <w:sz w:val="22"/>
            <w:szCs w:val="22"/>
            <w:u w:val="single"/>
          </w:rPr>
          <w:t>Vets.gov</w:t>
        </w:r>
      </w:ins>
      <w:r w:rsidRPr="000B3AA2">
        <w:rPr>
          <w:rFonts w:ascii="Times New Roman" w:eastAsia="Helvetica Neue" w:hAnsi="Times New Roman" w:cs="Times New Roman"/>
          <w:color w:val="0563C1"/>
          <w:sz w:val="22"/>
          <w:szCs w:val="22"/>
          <w:u w:val="single"/>
        </w:rPr>
        <w:t>/playbook/</w:t>
      </w:r>
      <w:r w:rsidR="00A640C6">
        <w:rPr>
          <w:rFonts w:ascii="Times New Roman" w:eastAsia="Helvetica Neue" w:hAnsi="Times New Roman" w:cs="Times New Roman"/>
          <w:color w:val="0563C1"/>
          <w:sz w:val="22"/>
          <w:szCs w:val="22"/>
          <w:u w:val="single"/>
        </w:rPr>
        <w:fldChar w:fldCharType="end"/>
      </w:r>
      <w:r w:rsidRPr="000B3AA2">
        <w:rPr>
          <w:rFonts w:ascii="Times New Roman" w:eastAsia="Helvetica Neue" w:hAnsi="Times New Roman" w:cs="Times New Roman"/>
          <w:sz w:val="22"/>
          <w:szCs w:val="22"/>
        </w:rPr>
        <w:t>).</w:t>
      </w:r>
      <w:r>
        <w:rPr>
          <w:rFonts w:ascii="Times New Roman" w:eastAsia="Helvetica Neue" w:hAnsi="Times New Roman" w:cs="Times New Roman"/>
          <w:sz w:val="22"/>
          <w:szCs w:val="22"/>
        </w:rPr>
        <w:t xml:space="preserve"> </w:t>
      </w:r>
      <w:r>
        <w:rPr>
          <w:rFonts w:ascii="Times New Roman" w:hAnsi="Times New Roman" w:cs="Times New Roman"/>
        </w:rPr>
        <w:t xml:space="preserve"> </w:t>
      </w:r>
    </w:p>
    <w:p w14:paraId="5515934E"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47" w:name="_2et92p0" w:colFirst="0" w:colLast="0"/>
      <w:bookmarkStart w:id="48" w:name="_Toc358289224"/>
      <w:bookmarkEnd w:id="47"/>
      <w:r w:rsidRPr="000B3AA2">
        <w:rPr>
          <w:rFonts w:ascii="Times New Roman" w:eastAsia="Helvetica Neue" w:hAnsi="Times New Roman" w:cs="Times New Roman"/>
        </w:rPr>
        <w:t>Product Team Roles and Responsibilities</w:t>
      </w:r>
      <w:bookmarkEnd w:id="48"/>
    </w:p>
    <w:p w14:paraId="37C10D93" w14:textId="77777777" w:rsidR="006E4DAE" w:rsidRPr="000B3AA2" w:rsidRDefault="006E4DAE">
      <w:pPr>
        <w:rPr>
          <w:rFonts w:ascii="Times New Roman" w:hAnsi="Times New Roman" w:cs="Times New Roman"/>
        </w:rPr>
      </w:pPr>
    </w:p>
    <w:tbl>
      <w:tblPr>
        <w:tblStyle w:val="a"/>
        <w:tblW w:w="96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2340"/>
        <w:gridCol w:w="5760"/>
      </w:tblGrid>
      <w:tr w:rsidR="006E4DAE" w:rsidRPr="00577F5C" w14:paraId="0A21284A" w14:textId="77777777" w:rsidTr="00C805E7">
        <w:trPr>
          <w:tblHeader/>
        </w:trPr>
        <w:tc>
          <w:tcPr>
            <w:tcW w:w="1548" w:type="dxa"/>
            <w:shd w:val="clear" w:color="auto" w:fill="F3F3F3"/>
          </w:tcPr>
          <w:p w14:paraId="04328C02"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Role</w:t>
            </w:r>
          </w:p>
        </w:tc>
        <w:tc>
          <w:tcPr>
            <w:tcW w:w="2340" w:type="dxa"/>
            <w:shd w:val="clear" w:color="auto" w:fill="F3F3F3"/>
          </w:tcPr>
          <w:p w14:paraId="2231E6C5"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Names</w:t>
            </w:r>
          </w:p>
        </w:tc>
        <w:tc>
          <w:tcPr>
            <w:tcW w:w="5760" w:type="dxa"/>
            <w:shd w:val="clear" w:color="auto" w:fill="F3F3F3"/>
          </w:tcPr>
          <w:p w14:paraId="6F6ED653"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Responsibilities</w:t>
            </w:r>
          </w:p>
        </w:tc>
      </w:tr>
      <w:tr w:rsidR="006E4DAE" w:rsidRPr="00577F5C" w14:paraId="33DBCE75" w14:textId="77777777" w:rsidTr="00577F5C">
        <w:trPr>
          <w:trHeight w:val="1547"/>
        </w:trPr>
        <w:tc>
          <w:tcPr>
            <w:tcW w:w="1548" w:type="dxa"/>
          </w:tcPr>
          <w:p w14:paraId="3513555B" w14:textId="4D884C2F" w:rsidR="006E4DAE" w:rsidRPr="00577F5C" w:rsidRDefault="006E314E">
            <w:pPr>
              <w:contextualSpacing w:val="0"/>
              <w:rPr>
                <w:rFonts w:ascii="Times New Roman" w:hAnsi="Times New Roman" w:cs="Times New Roman"/>
                <w:sz w:val="20"/>
                <w:szCs w:val="20"/>
              </w:rPr>
            </w:pPr>
            <w:del w:id="49" w:author="Rachael Roueche" w:date="2017-06-09T08:29:00Z">
              <w:r w:rsidRPr="00577F5C" w:rsidDel="0049604C">
                <w:rPr>
                  <w:rFonts w:ascii="Times New Roman" w:eastAsia="Helvetica Neue" w:hAnsi="Times New Roman" w:cs="Times New Roman"/>
                  <w:sz w:val="20"/>
                  <w:szCs w:val="20"/>
                </w:rPr>
                <w:delText>Vets.gov</w:delText>
              </w:r>
            </w:del>
            <w:ins w:id="50"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Members</w:t>
            </w:r>
          </w:p>
        </w:tc>
        <w:tc>
          <w:tcPr>
            <w:tcW w:w="2340" w:type="dxa"/>
          </w:tcPr>
          <w:p w14:paraId="3F72AEBC" w14:textId="08A53621" w:rsidR="006E4DAE" w:rsidRPr="00577F5C" w:rsidRDefault="00295C3A">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Product Lead, Rachael Rou</w:t>
            </w:r>
            <w:ins w:id="51" w:author="Rachael Roueche" w:date="2017-06-09T08:24:00Z">
              <w:r w:rsidR="00B10AED">
                <w:rPr>
                  <w:rFonts w:ascii="Times New Roman" w:eastAsia="Helvetica Neue" w:hAnsi="Times New Roman" w:cs="Times New Roman"/>
                  <w:sz w:val="20"/>
                  <w:szCs w:val="20"/>
                </w:rPr>
                <w:t>e</w:t>
              </w:r>
            </w:ins>
            <w:r w:rsidRPr="00577F5C">
              <w:rPr>
                <w:rFonts w:ascii="Times New Roman" w:eastAsia="Helvetica Neue" w:hAnsi="Times New Roman" w:cs="Times New Roman"/>
                <w:sz w:val="20"/>
                <w:szCs w:val="20"/>
              </w:rPr>
              <w:t>che</w:t>
            </w:r>
            <w:r w:rsidR="006E314E" w:rsidRPr="00577F5C">
              <w:rPr>
                <w:rFonts w:ascii="Times New Roman" w:eastAsia="Helvetica Neue" w:hAnsi="Times New Roman" w:cs="Times New Roman"/>
                <w:sz w:val="20"/>
                <w:szCs w:val="20"/>
              </w:rPr>
              <w:t xml:space="preserve"> </w:t>
            </w:r>
          </w:p>
          <w:p w14:paraId="573D386F" w14:textId="77777777" w:rsidR="006E4DAE" w:rsidRPr="00577F5C" w:rsidRDefault="006E4DAE">
            <w:pPr>
              <w:ind w:right="-108"/>
              <w:contextualSpacing w:val="0"/>
              <w:rPr>
                <w:rFonts w:ascii="Times New Roman" w:hAnsi="Times New Roman" w:cs="Times New Roman"/>
                <w:sz w:val="20"/>
                <w:szCs w:val="20"/>
              </w:rPr>
            </w:pPr>
          </w:p>
          <w:p w14:paraId="551931E0" w14:textId="158084DD" w:rsidR="006E4DAE" w:rsidRPr="00577F5C" w:rsidRDefault="00295C3A" w:rsidP="00C805E7">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Designers, Research, </w:t>
            </w:r>
            <w:r w:rsidR="000E5AF2">
              <w:rPr>
                <w:rFonts w:ascii="Times New Roman" w:eastAsia="Helvetica Neue" w:hAnsi="Times New Roman" w:cs="Times New Roman"/>
                <w:sz w:val="20"/>
                <w:szCs w:val="20"/>
              </w:rPr>
              <w:t>Engineers &amp; Content Team Members</w:t>
            </w:r>
          </w:p>
        </w:tc>
        <w:tc>
          <w:tcPr>
            <w:tcW w:w="5760" w:type="dxa"/>
          </w:tcPr>
          <w:p w14:paraId="429B525D"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product activities and schedule</w:t>
            </w:r>
          </w:p>
          <w:p w14:paraId="5BB39A84"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Design, develop, and deploy product</w:t>
            </w:r>
          </w:p>
          <w:p w14:paraId="143BA6E7"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internal communications in collaboration with VA Business Owner</w:t>
            </w:r>
          </w:p>
          <w:p w14:paraId="4F7EA370" w14:textId="7FDB45E1"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Write content in plain</w:t>
            </w:r>
            <w:r w:rsidR="00577F5C" w:rsidRPr="00577F5C">
              <w:rPr>
                <w:rFonts w:ascii="Times New Roman" w:eastAsia="Helvetica Neue" w:hAnsi="Times New Roman" w:cs="Times New Roman"/>
                <w:sz w:val="20"/>
                <w:szCs w:val="20"/>
              </w:rPr>
              <w:t xml:space="preserve"> language</w:t>
            </w:r>
          </w:p>
          <w:p w14:paraId="75E38114" w14:textId="00DF844A" w:rsidR="006E4DAE" w:rsidRPr="000E5AF2" w:rsidRDefault="006E314E" w:rsidP="000E5AF2">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Integrate / deploy </w:t>
            </w:r>
            <w:del w:id="52" w:author="Rachael Roueche" w:date="2017-06-09T08:29:00Z">
              <w:r w:rsidRPr="00577F5C" w:rsidDel="0049604C">
                <w:rPr>
                  <w:rFonts w:ascii="Times New Roman" w:eastAsia="Helvetica Neue" w:hAnsi="Times New Roman" w:cs="Times New Roman"/>
                  <w:sz w:val="20"/>
                  <w:szCs w:val="20"/>
                </w:rPr>
                <w:delText>vets.gov</w:delText>
              </w:r>
            </w:del>
            <w:ins w:id="53"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account logon </w:t>
            </w:r>
          </w:p>
        </w:tc>
      </w:tr>
      <w:tr w:rsidR="006E4DAE" w:rsidRPr="00577F5C" w14:paraId="13F85748" w14:textId="77777777" w:rsidTr="00577F5C">
        <w:trPr>
          <w:trHeight w:val="2447"/>
        </w:trPr>
        <w:tc>
          <w:tcPr>
            <w:tcW w:w="1548" w:type="dxa"/>
          </w:tcPr>
          <w:p w14:paraId="128C3174" w14:textId="2DFC9ED6" w:rsidR="006E4DAE" w:rsidRPr="00577F5C" w:rsidRDefault="006E314E" w:rsidP="00935A6B">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VA Business </w:t>
            </w:r>
            <w:r w:rsidR="00935A6B" w:rsidRPr="00577F5C">
              <w:rPr>
                <w:rFonts w:ascii="Times New Roman" w:eastAsia="Helvetica Neue" w:hAnsi="Times New Roman" w:cs="Times New Roman"/>
                <w:sz w:val="20"/>
                <w:szCs w:val="20"/>
              </w:rPr>
              <w:t>Stakeholders</w:t>
            </w:r>
          </w:p>
        </w:tc>
        <w:tc>
          <w:tcPr>
            <w:tcW w:w="2340" w:type="dxa"/>
          </w:tcPr>
          <w:p w14:paraId="60D49BFB" w14:textId="70CEAAEC" w:rsidR="006E4DAE"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Carr</w:t>
            </w:r>
          </w:p>
          <w:p w14:paraId="43800F61" w14:textId="77777777" w:rsidR="000E5AF2" w:rsidRDefault="000E5AF2">
            <w:pPr>
              <w:ind w:right="-108"/>
              <w:contextualSpacing w:val="0"/>
              <w:rPr>
                <w:rFonts w:ascii="Times New Roman" w:eastAsia="Helvetica Neue" w:hAnsi="Times New Roman" w:cs="Times New Roman"/>
                <w:sz w:val="20"/>
                <w:szCs w:val="20"/>
              </w:rPr>
            </w:pPr>
          </w:p>
          <w:p w14:paraId="2487B29C" w14:textId="2164F6D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Jennifer Rudisill</w:t>
            </w:r>
          </w:p>
          <w:p w14:paraId="395F7FEF" w14:textId="77777777" w:rsidR="000E5AF2" w:rsidRDefault="000E5AF2">
            <w:pPr>
              <w:ind w:right="-108"/>
              <w:contextualSpacing w:val="0"/>
              <w:rPr>
                <w:rFonts w:ascii="Times New Roman" w:eastAsia="Helvetica Neue" w:hAnsi="Times New Roman" w:cs="Times New Roman"/>
                <w:sz w:val="20"/>
                <w:szCs w:val="20"/>
              </w:rPr>
            </w:pPr>
          </w:p>
          <w:p w14:paraId="039F9AFE" w14:textId="1D09BB5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Frank Bryceland</w:t>
            </w:r>
          </w:p>
          <w:p w14:paraId="52E8033D" w14:textId="77777777" w:rsidR="004C7F72" w:rsidRDefault="004C7F72">
            <w:pPr>
              <w:ind w:right="-108"/>
              <w:contextualSpacing w:val="0"/>
              <w:rPr>
                <w:rFonts w:ascii="Times New Roman" w:eastAsia="Helvetica Neue" w:hAnsi="Times New Roman" w:cs="Times New Roman"/>
                <w:sz w:val="20"/>
                <w:szCs w:val="20"/>
              </w:rPr>
            </w:pPr>
          </w:p>
          <w:p w14:paraId="29D11321" w14:textId="54D795E7" w:rsidR="004C7F72" w:rsidRPr="000E5AF2" w:rsidRDefault="004C7F7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Davis (VHA POC for 2 letters)</w:t>
            </w:r>
          </w:p>
          <w:p w14:paraId="6F3B84BD"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9604A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Sign / approve charter (Rob)</w:t>
            </w:r>
          </w:p>
          <w:p w14:paraId="5E0F9815"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Accept the product (Rodney, Shay)</w:t>
            </w:r>
          </w:p>
          <w:p w14:paraId="174A403D" w14:textId="45315173"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the team with access to backend</w:t>
            </w:r>
            <w:r w:rsidR="00C805E7" w:rsidRPr="00577F5C">
              <w:rPr>
                <w:rFonts w:ascii="Times New Roman" w:eastAsia="Helvetica Neue" w:hAnsi="Times New Roman" w:cs="Times New Roman"/>
                <w:sz w:val="20"/>
                <w:szCs w:val="20"/>
              </w:rPr>
              <w:t xml:space="preserve"> systems and test accounts </w:t>
            </w:r>
            <w:r w:rsidRPr="00577F5C">
              <w:rPr>
                <w:rFonts w:ascii="Times New Roman" w:eastAsia="Helvetica Neue" w:hAnsi="Times New Roman" w:cs="Times New Roman"/>
                <w:sz w:val="20"/>
                <w:szCs w:val="20"/>
              </w:rPr>
              <w:t>(Shay)</w:t>
            </w:r>
          </w:p>
          <w:p w14:paraId="168F1923"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any related VA / OIT contract work (Stephanie, Shay)</w:t>
            </w:r>
          </w:p>
          <w:p w14:paraId="0AC4174E" w14:textId="57BFBBD9" w:rsidR="006E4DAE" w:rsidRPr="00577F5C" w:rsidRDefault="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w:t>
            </w:r>
            <w:r w:rsidR="006E314E" w:rsidRPr="00577F5C">
              <w:rPr>
                <w:rFonts w:ascii="Times New Roman" w:eastAsia="Helvetica Neue" w:hAnsi="Times New Roman" w:cs="Times New Roman"/>
                <w:sz w:val="20"/>
                <w:szCs w:val="20"/>
              </w:rPr>
              <w:t>redirects (Shay)</w:t>
            </w:r>
          </w:p>
          <w:p w14:paraId="1FBEB8AB" w14:textId="30173B2C"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Direct OIT and other techn</w:t>
            </w:r>
            <w:r w:rsidR="00D51173" w:rsidRPr="00577F5C">
              <w:rPr>
                <w:rFonts w:ascii="Times New Roman" w:eastAsia="Helvetica Neue" w:hAnsi="Times New Roman" w:cs="Times New Roman"/>
                <w:sz w:val="20"/>
                <w:szCs w:val="20"/>
              </w:rPr>
              <w:t xml:space="preserve">ical, VA contractors, </w:t>
            </w:r>
            <w:r w:rsidRPr="00577F5C">
              <w:rPr>
                <w:rFonts w:ascii="Times New Roman" w:eastAsia="Helvetica Neue" w:hAnsi="Times New Roman" w:cs="Times New Roman"/>
                <w:sz w:val="20"/>
                <w:szCs w:val="20"/>
              </w:rPr>
              <w:t>and / or business resources and ensure timely task completion (Stephanie, Shay)</w:t>
            </w:r>
          </w:p>
          <w:p w14:paraId="72BF4DD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Serve as an escalation point (Rodney)</w:t>
            </w:r>
          </w:p>
          <w:p w14:paraId="23435394" w14:textId="19E2BCDD" w:rsidR="006E4DAE" w:rsidRPr="00577F5C" w:rsidRDefault="006E314E" w:rsidP="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w:t>
            </w:r>
            <w:r w:rsidR="00D51173" w:rsidRPr="00577F5C">
              <w:rPr>
                <w:rFonts w:ascii="Times New Roman" w:eastAsia="Helvetica Neue" w:hAnsi="Times New Roman" w:cs="Times New Roman"/>
                <w:sz w:val="20"/>
                <w:szCs w:val="20"/>
              </w:rPr>
              <w:t xml:space="preserve">Veteran </w:t>
            </w:r>
            <w:r w:rsidRPr="00577F5C">
              <w:rPr>
                <w:rFonts w:ascii="Times New Roman" w:eastAsia="Helvetica Neue" w:hAnsi="Times New Roman" w:cs="Times New Roman"/>
                <w:sz w:val="20"/>
                <w:szCs w:val="20"/>
              </w:rPr>
              <w:t xml:space="preserve">testers to participate in testing with </w:t>
            </w:r>
            <w:del w:id="54" w:author="Rachael Roueche" w:date="2017-06-09T08:29:00Z">
              <w:r w:rsidRPr="00577F5C" w:rsidDel="0049604C">
                <w:rPr>
                  <w:rFonts w:ascii="Times New Roman" w:eastAsia="Helvetica Neue" w:hAnsi="Times New Roman" w:cs="Times New Roman"/>
                  <w:sz w:val="20"/>
                  <w:szCs w:val="20"/>
                </w:rPr>
                <w:delText>vets.gov</w:delText>
              </w:r>
            </w:del>
            <w:ins w:id="55"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prior to launc</w:t>
            </w:r>
            <w:r w:rsidR="00D51173" w:rsidRPr="00577F5C">
              <w:rPr>
                <w:rFonts w:ascii="Times New Roman" w:eastAsia="Helvetica Neue" w:hAnsi="Times New Roman" w:cs="Times New Roman"/>
                <w:sz w:val="20"/>
                <w:szCs w:val="20"/>
              </w:rPr>
              <w:t>h</w:t>
            </w:r>
          </w:p>
          <w:p w14:paraId="6C51AA1F" w14:textId="1B53A5B7" w:rsidR="00935A6B" w:rsidRPr="00577F5C" w:rsidRDefault="00935A6B"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context and subject matter expertise on </w:t>
            </w:r>
            <w:r w:rsidR="00577F5C">
              <w:rPr>
                <w:rFonts w:ascii="Times New Roman" w:eastAsia="Helvetica Neue" w:hAnsi="Times New Roman" w:cs="Times New Roman"/>
                <w:sz w:val="20"/>
                <w:szCs w:val="20"/>
              </w:rPr>
              <w:t>requirements</w:t>
            </w:r>
          </w:p>
        </w:tc>
      </w:tr>
      <w:tr w:rsidR="006E4DAE" w:rsidRPr="00577F5C" w14:paraId="7E7D276A" w14:textId="77777777">
        <w:tc>
          <w:tcPr>
            <w:tcW w:w="1548" w:type="dxa"/>
          </w:tcPr>
          <w:p w14:paraId="7166D869" w14:textId="5F4AB19B" w:rsidR="006E4DAE" w:rsidRPr="00577F5C" w:rsidRDefault="006E314E" w:rsidP="000E5AF2">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OI&amp;T </w:t>
            </w:r>
            <w:r w:rsidR="000E5AF2">
              <w:rPr>
                <w:rFonts w:ascii="Times New Roman" w:eastAsia="Helvetica Neue" w:hAnsi="Times New Roman" w:cs="Times New Roman"/>
                <w:sz w:val="20"/>
                <w:szCs w:val="20"/>
              </w:rPr>
              <w:t xml:space="preserve"> and EVSS</w:t>
            </w:r>
          </w:p>
        </w:tc>
        <w:tc>
          <w:tcPr>
            <w:tcW w:w="2340" w:type="dxa"/>
          </w:tcPr>
          <w:p w14:paraId="248AE6FF" w14:textId="7684066C" w:rsidR="00935A6B"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EVSS Team (CSRA)</w:t>
            </w:r>
          </w:p>
          <w:p w14:paraId="4F8C7D78" w14:textId="77777777" w:rsidR="000E5AF2" w:rsidRDefault="000E5AF2">
            <w:pPr>
              <w:ind w:right="-108"/>
              <w:contextualSpacing w:val="0"/>
              <w:rPr>
                <w:rFonts w:ascii="Times New Roman" w:eastAsia="Helvetica Neue" w:hAnsi="Times New Roman" w:cs="Times New Roman"/>
                <w:sz w:val="20"/>
                <w:szCs w:val="20"/>
              </w:rPr>
            </w:pPr>
          </w:p>
          <w:p w14:paraId="7C183C61" w14:textId="56D49851" w:rsidR="000E5AF2" w:rsidRPr="00577F5C"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 xml:space="preserve">Melissa Rebstock (VE / </w:t>
            </w:r>
            <w:r>
              <w:rPr>
                <w:rFonts w:ascii="Times New Roman" w:eastAsia="Helvetica Neue" w:hAnsi="Times New Roman" w:cs="Times New Roman"/>
                <w:sz w:val="20"/>
                <w:szCs w:val="20"/>
              </w:rPr>
              <w:lastRenderedPageBreak/>
              <w:t>VRM)</w:t>
            </w:r>
          </w:p>
          <w:p w14:paraId="7FCC988E" w14:textId="77777777" w:rsidR="00B90CAD" w:rsidRPr="00577F5C" w:rsidRDefault="00B90CAD">
            <w:pPr>
              <w:ind w:right="-108"/>
              <w:contextualSpacing w:val="0"/>
              <w:rPr>
                <w:rFonts w:ascii="Times New Roman" w:eastAsia="Helvetica Neue" w:hAnsi="Times New Roman" w:cs="Times New Roman"/>
                <w:sz w:val="20"/>
                <w:szCs w:val="20"/>
              </w:rPr>
            </w:pPr>
          </w:p>
          <w:p w14:paraId="67056A35" w14:textId="002D4455" w:rsidR="00B90CAD" w:rsidRDefault="00B90CAD">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Angela Gant Curtis (EVSS COR/PM)</w:t>
            </w:r>
          </w:p>
          <w:p w14:paraId="1E43EA5B" w14:textId="77777777" w:rsidR="000E5AF2" w:rsidRPr="00577F5C" w:rsidRDefault="000E5AF2">
            <w:pPr>
              <w:ind w:right="-108"/>
              <w:contextualSpacing w:val="0"/>
              <w:rPr>
                <w:rFonts w:ascii="Times New Roman" w:eastAsia="Helvetica Neue" w:hAnsi="Times New Roman" w:cs="Times New Roman"/>
                <w:sz w:val="20"/>
                <w:szCs w:val="20"/>
              </w:rPr>
            </w:pPr>
          </w:p>
          <w:p w14:paraId="41CE44FD" w14:textId="4ED5EE8C" w:rsidR="00B90CAD" w:rsidRPr="00577F5C" w:rsidRDefault="00B90CAD">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Courtney Swenson (EVSS PM)</w:t>
            </w:r>
          </w:p>
        </w:tc>
        <w:tc>
          <w:tcPr>
            <w:tcW w:w="5760" w:type="dxa"/>
          </w:tcPr>
          <w:p w14:paraId="21398431"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lastRenderedPageBreak/>
              <w:t>Provide technical support for discovery and migration including insight on systems, architecture, APIs, and data</w:t>
            </w:r>
          </w:p>
          <w:p w14:paraId="3690FCF4" w14:textId="4489B4CC"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all API and / or other backend IT system changes that </w:t>
            </w:r>
            <w:r w:rsidRPr="00577F5C">
              <w:rPr>
                <w:rFonts w:ascii="Times New Roman" w:eastAsia="Helvetica Neue" w:hAnsi="Times New Roman" w:cs="Times New Roman"/>
                <w:sz w:val="20"/>
                <w:szCs w:val="20"/>
              </w:rPr>
              <w:lastRenderedPageBreak/>
              <w:t xml:space="preserve">impact this scope of work with the </w:t>
            </w:r>
            <w:del w:id="56" w:author="Rachael Roueche" w:date="2017-06-09T08:29:00Z">
              <w:r w:rsidRPr="00577F5C" w:rsidDel="0049604C">
                <w:rPr>
                  <w:rFonts w:ascii="Times New Roman" w:eastAsia="Helvetica Neue" w:hAnsi="Times New Roman" w:cs="Times New Roman"/>
                  <w:sz w:val="20"/>
                  <w:szCs w:val="20"/>
                </w:rPr>
                <w:delText>vets.gov</w:delText>
              </w:r>
            </w:del>
            <w:ins w:id="57"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team and VA Business Owner </w:t>
            </w:r>
            <w:r w:rsidRPr="00577F5C">
              <w:rPr>
                <w:rFonts w:ascii="Times New Roman" w:eastAsia="Helvetica Neue" w:hAnsi="Times New Roman" w:cs="Times New Roman"/>
                <w:i/>
                <w:sz w:val="20"/>
                <w:szCs w:val="20"/>
                <w:u w:val="single"/>
              </w:rPr>
              <w:t>prior</w:t>
            </w:r>
            <w:r w:rsidRPr="00577F5C">
              <w:rPr>
                <w:rFonts w:ascii="Times New Roman" w:eastAsia="Helvetica Neue" w:hAnsi="Times New Roman" w:cs="Times New Roman"/>
                <w:sz w:val="20"/>
                <w:szCs w:val="20"/>
              </w:rPr>
              <w:t xml:space="preserve"> to making any changes tha</w:t>
            </w:r>
            <w:r w:rsidR="00577F5C">
              <w:rPr>
                <w:rFonts w:ascii="Times New Roman" w:eastAsia="Helvetica Neue" w:hAnsi="Times New Roman" w:cs="Times New Roman"/>
                <w:sz w:val="20"/>
                <w:szCs w:val="20"/>
              </w:rPr>
              <w:t xml:space="preserve">t will impact </w:t>
            </w:r>
            <w:del w:id="58" w:author="Rachael Roueche" w:date="2017-06-09T08:29:00Z">
              <w:r w:rsidR="00577F5C" w:rsidDel="0049604C">
                <w:rPr>
                  <w:rFonts w:ascii="Times New Roman" w:eastAsia="Helvetica Neue" w:hAnsi="Times New Roman" w:cs="Times New Roman"/>
                  <w:sz w:val="20"/>
                  <w:szCs w:val="20"/>
                </w:rPr>
                <w:delText>vets.gov</w:delText>
              </w:r>
            </w:del>
            <w:ins w:id="59" w:author="Rachael Roueche" w:date="2017-06-09T08:29:00Z">
              <w:r w:rsidR="0049604C">
                <w:rPr>
                  <w:rFonts w:ascii="Times New Roman" w:eastAsia="Helvetica Neue" w:hAnsi="Times New Roman" w:cs="Times New Roman"/>
                  <w:sz w:val="20"/>
                  <w:szCs w:val="20"/>
                </w:rPr>
                <w:t>Vets.gov</w:t>
              </w:r>
            </w:ins>
          </w:p>
          <w:p w14:paraId="7344FC79"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access to systems, APIs, and code repositories as needed and in a timely way</w:t>
            </w:r>
          </w:p>
          <w:p w14:paraId="4AA15F36" w14:textId="77777777" w:rsidR="006E4DAE" w:rsidRDefault="006E314E" w:rsidP="000E5AF2">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testing support </w:t>
            </w:r>
          </w:p>
          <w:p w14:paraId="6A55F3F6" w14:textId="2BCE8564" w:rsidR="000E5AF2" w:rsidRPr="000E5AF2" w:rsidRDefault="000E5AF2" w:rsidP="000E5AF2">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Provide test accounts and system access as needed</w:t>
            </w:r>
          </w:p>
        </w:tc>
      </w:tr>
      <w:tr w:rsidR="006E4DAE" w:rsidRPr="00577F5C" w14:paraId="6DFD16F3" w14:textId="77777777">
        <w:tc>
          <w:tcPr>
            <w:tcW w:w="1548" w:type="dxa"/>
          </w:tcPr>
          <w:p w14:paraId="225E01CC" w14:textId="5BB64F9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lastRenderedPageBreak/>
              <w:t>Content Subject Matter Experts (SMEs)</w:t>
            </w:r>
          </w:p>
        </w:tc>
        <w:tc>
          <w:tcPr>
            <w:tcW w:w="2340" w:type="dxa"/>
          </w:tcPr>
          <w:p w14:paraId="4555DFEA" w14:textId="2D5CD907" w:rsidR="006E4DAE" w:rsidRPr="00577F5C" w:rsidRDefault="000E5AF2">
            <w:pPr>
              <w:ind w:right="-108"/>
              <w:contextualSpacing w:val="0"/>
              <w:rPr>
                <w:rFonts w:ascii="Times New Roman" w:hAnsi="Times New Roman" w:cs="Times New Roman"/>
                <w:sz w:val="20"/>
                <w:szCs w:val="20"/>
              </w:rPr>
            </w:pPr>
            <w:r>
              <w:rPr>
                <w:rFonts w:ascii="Times New Roman" w:eastAsia="Helvetica Neue" w:hAnsi="Times New Roman" w:cs="Times New Roman"/>
                <w:sz w:val="20"/>
                <w:szCs w:val="20"/>
              </w:rPr>
              <w:t>Jennifer Rudisill</w:t>
            </w:r>
          </w:p>
          <w:p w14:paraId="0A7BF69E"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0B0C05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VBA content expertise</w:t>
            </w:r>
          </w:p>
          <w:p w14:paraId="27D0E67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Work collaboratively with Web Communication Leads on the content concurrence process to provide fact checking and ensure accuracy of content</w:t>
            </w:r>
          </w:p>
          <w:p w14:paraId="13563A09" w14:textId="72C13D8E"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Continue to update / maintain content on VA.gov </w:t>
            </w:r>
          </w:p>
        </w:tc>
      </w:tr>
      <w:tr w:rsidR="006E4DAE" w:rsidRPr="00577F5C" w14:paraId="2B0D8E28" w14:textId="77777777">
        <w:tc>
          <w:tcPr>
            <w:tcW w:w="1548" w:type="dxa"/>
          </w:tcPr>
          <w:p w14:paraId="21666483" w14:textId="7777777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Vet.gov Call Center Support</w:t>
            </w:r>
          </w:p>
        </w:tc>
        <w:tc>
          <w:tcPr>
            <w:tcW w:w="2340" w:type="dxa"/>
          </w:tcPr>
          <w:p w14:paraId="309637FC" w14:textId="31FC5F7E" w:rsidR="006E4DAE" w:rsidRPr="00577F5C" w:rsidRDefault="00E041A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Brenda Torres-Hill</w:t>
            </w:r>
          </w:p>
          <w:p w14:paraId="175466AA" w14:textId="04EA1FBF" w:rsidR="00935A6B"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Sylvia Palmer</w:t>
            </w:r>
          </w:p>
          <w:p w14:paraId="5DFEB7B6" w14:textId="77777777" w:rsidR="000E5AF2" w:rsidRPr="00577F5C" w:rsidRDefault="000E5AF2">
            <w:pPr>
              <w:ind w:right="-108"/>
              <w:contextualSpacing w:val="0"/>
              <w:rPr>
                <w:rFonts w:ascii="Times New Roman" w:eastAsia="Helvetica Neue" w:hAnsi="Times New Roman" w:cs="Times New Roman"/>
                <w:sz w:val="20"/>
                <w:szCs w:val="20"/>
              </w:rPr>
            </w:pPr>
          </w:p>
          <w:p w14:paraId="0DEE9731" w14:textId="5B4DCE6A" w:rsidR="006E4DAE" w:rsidRPr="00577F5C" w:rsidRDefault="00935A6B" w:rsidP="000E5AF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Kathleen Reavy</w:t>
            </w:r>
            <w:r w:rsidR="000E5AF2">
              <w:rPr>
                <w:rFonts w:ascii="Times New Roman" w:eastAsia="Helvetica Neue" w:hAnsi="Times New Roman" w:cs="Times New Roman"/>
                <w:sz w:val="20"/>
                <w:szCs w:val="20"/>
              </w:rPr>
              <w:t>, Regina Yount</w:t>
            </w:r>
            <w:r w:rsidR="003E4CDF">
              <w:rPr>
                <w:rFonts w:ascii="Times New Roman" w:eastAsia="Helvetica Neue" w:hAnsi="Times New Roman" w:cs="Times New Roman"/>
                <w:sz w:val="20"/>
                <w:szCs w:val="20"/>
              </w:rPr>
              <w:t>, Pamela Liverman</w:t>
            </w:r>
            <w:r w:rsidRPr="00577F5C">
              <w:rPr>
                <w:rFonts w:ascii="Times New Roman" w:eastAsia="Helvetica Neue" w:hAnsi="Times New Roman" w:cs="Times New Roman"/>
                <w:sz w:val="20"/>
                <w:szCs w:val="20"/>
              </w:rPr>
              <w:t xml:space="preserve"> (NCC</w:t>
            </w:r>
            <w:r w:rsidR="000E5AF2">
              <w:rPr>
                <w:rFonts w:ascii="Times New Roman" w:eastAsia="Helvetica Neue" w:hAnsi="Times New Roman" w:cs="Times New Roman"/>
                <w:sz w:val="20"/>
                <w:szCs w:val="20"/>
              </w:rPr>
              <w:t>)</w:t>
            </w:r>
          </w:p>
        </w:tc>
        <w:tc>
          <w:tcPr>
            <w:tcW w:w="5760" w:type="dxa"/>
          </w:tcPr>
          <w:p w14:paraId="152AE1B5" w14:textId="71E9CB7D"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w:t>
            </w:r>
            <w:del w:id="60" w:author="Rachael Roueche" w:date="2017-06-09T08:29:00Z">
              <w:r w:rsidRPr="00577F5C" w:rsidDel="0049604C">
                <w:rPr>
                  <w:rFonts w:ascii="Times New Roman" w:eastAsia="Helvetica Neue" w:hAnsi="Times New Roman" w:cs="Times New Roman"/>
                  <w:sz w:val="20"/>
                  <w:szCs w:val="20"/>
                </w:rPr>
                <w:delText>vets.gov</w:delText>
              </w:r>
            </w:del>
            <w:ins w:id="61"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Call Center (Tier 1) support</w:t>
            </w:r>
          </w:p>
          <w:p w14:paraId="23291113" w14:textId="7980DAA5"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Support ongoing maintenance and breakfix</w:t>
            </w:r>
          </w:p>
          <w:p w14:paraId="0BB78A4B"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pre-launch and launch activities</w:t>
            </w:r>
          </w:p>
          <w:p w14:paraId="0430C10A" w14:textId="77777777"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all call center coordination tasks including script updates, call center team training, etc.</w:t>
            </w:r>
          </w:p>
          <w:p w14:paraId="1B41169F" w14:textId="3130669C"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 xml:space="preserve">Work directly with </w:t>
            </w:r>
            <w:del w:id="62" w:author="Rachael Roueche" w:date="2017-06-09T08:29:00Z">
              <w:r w:rsidDel="0049604C">
                <w:rPr>
                  <w:rFonts w:ascii="Times New Roman" w:eastAsia="Helvetica Neue" w:hAnsi="Times New Roman" w:cs="Times New Roman"/>
                  <w:sz w:val="20"/>
                  <w:szCs w:val="20"/>
                </w:rPr>
                <w:delText>vets.gov</w:delText>
              </w:r>
            </w:del>
            <w:ins w:id="63" w:author="Rachael Roueche" w:date="2017-06-09T08:29:00Z">
              <w:r w:rsidR="0049604C">
                <w:rPr>
                  <w:rFonts w:ascii="Times New Roman" w:eastAsia="Helvetica Neue" w:hAnsi="Times New Roman" w:cs="Times New Roman"/>
                  <w:sz w:val="20"/>
                  <w:szCs w:val="20"/>
                </w:rPr>
                <w:t>Vets.gov</w:t>
              </w:r>
            </w:ins>
            <w:r>
              <w:rPr>
                <w:rFonts w:ascii="Times New Roman" w:eastAsia="Helvetica Neue" w:hAnsi="Times New Roman" w:cs="Times New Roman"/>
                <w:sz w:val="20"/>
                <w:szCs w:val="20"/>
              </w:rPr>
              <w:t xml:space="preserve"> team (Bob </w:t>
            </w:r>
            <w:proofErr w:type="spellStart"/>
            <w:r>
              <w:rPr>
                <w:rFonts w:ascii="Times New Roman" w:eastAsia="Helvetica Neue" w:hAnsi="Times New Roman" w:cs="Times New Roman"/>
                <w:sz w:val="20"/>
                <w:szCs w:val="20"/>
              </w:rPr>
              <w:t>Fairhead</w:t>
            </w:r>
            <w:proofErr w:type="spellEnd"/>
            <w:r>
              <w:rPr>
                <w:rFonts w:ascii="Times New Roman" w:eastAsia="Helvetica Neue" w:hAnsi="Times New Roman" w:cs="Times New Roman"/>
                <w:sz w:val="20"/>
                <w:szCs w:val="20"/>
              </w:rPr>
              <w:t>) and ID.me to coordinate Tiers 1, 2, and 3 support</w:t>
            </w:r>
          </w:p>
        </w:tc>
      </w:tr>
      <w:tr w:rsidR="006E4DAE" w:rsidRPr="00577F5C" w14:paraId="04EEF5FD" w14:textId="77777777" w:rsidTr="00577F5C">
        <w:trPr>
          <w:trHeight w:val="1484"/>
        </w:trPr>
        <w:tc>
          <w:tcPr>
            <w:tcW w:w="1548" w:type="dxa"/>
          </w:tcPr>
          <w:p w14:paraId="42135771" w14:textId="55D87C43"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Web Comms Leads </w:t>
            </w:r>
          </w:p>
        </w:tc>
        <w:tc>
          <w:tcPr>
            <w:tcW w:w="2340" w:type="dxa"/>
          </w:tcPr>
          <w:p w14:paraId="7B0E6BC1"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Jennifer Rudisill, VBA</w:t>
            </w:r>
          </w:p>
          <w:p w14:paraId="7348C5EB" w14:textId="5EB84D02" w:rsidR="006E4DAE" w:rsidRPr="00577F5C"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Tammy Hurley, VA</w:t>
            </w:r>
          </w:p>
          <w:p w14:paraId="5F6F3239" w14:textId="76F551A4" w:rsidR="00935A6B" w:rsidRPr="00577F5C" w:rsidRDefault="00935A6B">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Maegan Hester Edmondson</w:t>
            </w:r>
          </w:p>
          <w:p w14:paraId="47860A5A" w14:textId="767B71CF" w:rsidR="006E4DAE" w:rsidRPr="00577F5C" w:rsidRDefault="006E4DAE">
            <w:pPr>
              <w:tabs>
                <w:tab w:val="left" w:pos="928"/>
              </w:tabs>
              <w:contextualSpacing w:val="0"/>
              <w:rPr>
                <w:rFonts w:ascii="Times New Roman" w:hAnsi="Times New Roman" w:cs="Times New Roman"/>
                <w:sz w:val="20"/>
                <w:szCs w:val="20"/>
              </w:rPr>
            </w:pPr>
          </w:p>
        </w:tc>
        <w:tc>
          <w:tcPr>
            <w:tcW w:w="5760" w:type="dxa"/>
          </w:tcPr>
          <w:p w14:paraId="7C48014C"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Lead content concurrence for VBA and VBA </w:t>
            </w:r>
          </w:p>
          <w:p w14:paraId="7166C2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Assist with pre-launch activities, including redirects</w:t>
            </w:r>
          </w:p>
          <w:p w14:paraId="0E393ABA"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Support VA Business Owner with messaging and internal change management</w:t>
            </w:r>
          </w:p>
          <w:p w14:paraId="448EA5F2"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product team and communications activities</w:t>
            </w:r>
          </w:p>
          <w:p w14:paraId="2F810D7B" w14:textId="3E9212DB"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communications </w:t>
            </w:r>
            <w:r w:rsidR="00577F5C">
              <w:rPr>
                <w:rFonts w:ascii="Times New Roman" w:eastAsia="Helvetica Neue" w:hAnsi="Times New Roman" w:cs="Times New Roman"/>
                <w:sz w:val="20"/>
                <w:szCs w:val="20"/>
              </w:rPr>
              <w:t>with Office of the Secretary</w:t>
            </w:r>
          </w:p>
        </w:tc>
      </w:tr>
      <w:tr w:rsidR="006E4DAE" w:rsidRPr="00577F5C" w14:paraId="6089768B" w14:textId="77777777">
        <w:tc>
          <w:tcPr>
            <w:tcW w:w="1548" w:type="dxa"/>
          </w:tcPr>
          <w:p w14:paraId="5E5F9744" w14:textId="47E68F25"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Office of Secretary </w:t>
            </w:r>
          </w:p>
        </w:tc>
        <w:tc>
          <w:tcPr>
            <w:tcW w:w="2340" w:type="dxa"/>
          </w:tcPr>
          <w:p w14:paraId="143AF9ED"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Martin Taylor</w:t>
            </w:r>
          </w:p>
        </w:tc>
        <w:tc>
          <w:tcPr>
            <w:tcW w:w="5760" w:type="dxa"/>
          </w:tcPr>
          <w:p w14:paraId="3592B3FE" w14:textId="28DD2D3D"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Oversee all </w:t>
            </w:r>
            <w:del w:id="64" w:author="Rachael Roueche" w:date="2017-06-09T08:29:00Z">
              <w:r w:rsidRPr="00577F5C" w:rsidDel="0049604C">
                <w:rPr>
                  <w:rFonts w:ascii="Times New Roman" w:eastAsia="Helvetica Neue" w:hAnsi="Times New Roman" w:cs="Times New Roman"/>
                  <w:sz w:val="20"/>
                  <w:szCs w:val="20"/>
                </w:rPr>
                <w:delText>vets.gov</w:delText>
              </w:r>
            </w:del>
            <w:ins w:id="65"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branding</w:t>
            </w:r>
          </w:p>
          <w:p w14:paraId="580FE845" w14:textId="481D4A56"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Approve </w:t>
            </w:r>
            <w:proofErr w:type="gramStart"/>
            <w:r w:rsidRPr="00577F5C">
              <w:rPr>
                <w:rFonts w:ascii="Times New Roman" w:eastAsia="Helvetica Neue" w:hAnsi="Times New Roman" w:cs="Times New Roman"/>
                <w:i/>
                <w:sz w:val="20"/>
                <w:szCs w:val="20"/>
                <w:u w:val="single"/>
              </w:rPr>
              <w:t>any and all</w:t>
            </w:r>
            <w:proofErr w:type="gramEnd"/>
            <w:r w:rsidRPr="00577F5C">
              <w:rPr>
                <w:rFonts w:ascii="Times New Roman" w:eastAsia="Helvetica Neue" w:hAnsi="Times New Roman" w:cs="Times New Roman"/>
                <w:sz w:val="20"/>
                <w:szCs w:val="20"/>
                <w:u w:val="single"/>
              </w:rPr>
              <w:t xml:space="preserve"> </w:t>
            </w:r>
            <w:r w:rsidRPr="00577F5C">
              <w:rPr>
                <w:rFonts w:ascii="Times New Roman" w:eastAsia="Helvetica Neue" w:hAnsi="Times New Roman" w:cs="Times New Roman"/>
                <w:sz w:val="20"/>
                <w:szCs w:val="20"/>
              </w:rPr>
              <w:t xml:space="preserve">external communications / media activities regarding </w:t>
            </w:r>
            <w:del w:id="66" w:author="Rachael Roueche" w:date="2017-06-09T08:29:00Z">
              <w:r w:rsidRPr="00577F5C" w:rsidDel="0049604C">
                <w:rPr>
                  <w:rFonts w:ascii="Times New Roman" w:eastAsia="Helvetica Neue" w:hAnsi="Times New Roman" w:cs="Times New Roman"/>
                  <w:sz w:val="20"/>
                  <w:szCs w:val="20"/>
                </w:rPr>
                <w:delText>vets.gov</w:delText>
              </w:r>
            </w:del>
            <w:ins w:id="67" w:author="Rachael Roueche" w:date="2017-06-09T08:29:00Z">
              <w:r w:rsidR="0049604C">
                <w:rPr>
                  <w:rFonts w:ascii="Times New Roman" w:eastAsia="Helvetica Neue" w:hAnsi="Times New Roman" w:cs="Times New Roman"/>
                  <w:sz w:val="20"/>
                  <w:szCs w:val="20"/>
                </w:rPr>
                <w:t>Vets.gov</w:t>
              </w:r>
            </w:ins>
            <w:r w:rsidRPr="00577F5C">
              <w:rPr>
                <w:rFonts w:ascii="Times New Roman" w:eastAsia="Helvetica Neue" w:hAnsi="Times New Roman" w:cs="Times New Roman"/>
                <w:sz w:val="20"/>
                <w:szCs w:val="20"/>
              </w:rPr>
              <w:t xml:space="preserve"> including, but not limited to: media, White House, OIG, GAO, Congress, Veteran Service Organizations (VSOs), other government agencies</w:t>
            </w:r>
          </w:p>
          <w:p w14:paraId="754E8677"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Coordinates VA-wide messaging and communications with VA senior leadership</w:t>
            </w:r>
          </w:p>
        </w:tc>
      </w:tr>
    </w:tbl>
    <w:p w14:paraId="1495A151"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68" w:name="_tyjcwt" w:colFirst="0" w:colLast="0"/>
      <w:bookmarkStart w:id="69" w:name="_Toc358289225"/>
      <w:bookmarkEnd w:id="68"/>
      <w:r w:rsidRPr="000B3AA2">
        <w:rPr>
          <w:rFonts w:ascii="Times New Roman" w:eastAsia="Helvetica Neue" w:hAnsi="Times New Roman" w:cs="Times New Roman"/>
        </w:rPr>
        <w:t>Minimum Viable Product (MVP) Scope of Work</w:t>
      </w:r>
      <w:bookmarkEnd w:id="69"/>
    </w:p>
    <w:p w14:paraId="4B5A6CB4" w14:textId="77777777" w:rsidR="006E4DAE" w:rsidRPr="000B3AA2" w:rsidRDefault="006E4DAE">
      <w:pPr>
        <w:rPr>
          <w:rFonts w:ascii="Times New Roman" w:hAnsi="Times New Roman" w:cs="Times New Roman"/>
        </w:rPr>
      </w:pPr>
    </w:p>
    <w:p w14:paraId="67090BC8" w14:textId="1974AD91" w:rsidR="006E4DAE" w:rsidRDefault="00A84113">
      <w:pPr>
        <w:rPr>
          <w:rFonts w:ascii="Times New Roman" w:eastAsia="Helvetica Neue" w:hAnsi="Times New Roman" w:cs="Times New Roman"/>
          <w:color w:val="333333"/>
        </w:rPr>
      </w:pPr>
      <w:r>
        <w:rPr>
          <w:rFonts w:ascii="Times New Roman" w:eastAsia="Helvetica Neue" w:hAnsi="Times New Roman" w:cs="Times New Roman"/>
          <w:color w:val="333333"/>
          <w:highlight w:val="white"/>
        </w:rPr>
        <w:t xml:space="preserve">The </w:t>
      </w:r>
      <w:del w:id="70" w:author="Rachael Roueche" w:date="2017-06-09T08:24:00Z">
        <w:r w:rsidR="00956DAC" w:rsidDel="00B10AED">
          <w:rPr>
            <w:rFonts w:ascii="Times New Roman" w:eastAsia="Helvetica Neue" w:hAnsi="Times New Roman" w:cs="Times New Roman"/>
            <w:color w:val="333333"/>
            <w:highlight w:val="white"/>
          </w:rPr>
          <w:delText>Post 9/11 GI Bill Enrollment Status</w:delText>
        </w:r>
      </w:del>
      <w:ins w:id="71" w:author="Rachael Roueche" w:date="2017-06-09T08:24:00Z">
        <w:r w:rsidR="00B10AED">
          <w:rPr>
            <w:rFonts w:ascii="Times New Roman" w:eastAsia="Helvetica Neue" w:hAnsi="Times New Roman" w:cs="Times New Roman"/>
            <w:color w:val="333333"/>
            <w:highlight w:val="white"/>
          </w:rPr>
          <w:t>Download VA Letters tool</w:t>
        </w:r>
      </w:ins>
      <w:r w:rsidR="00956DAC">
        <w:rPr>
          <w:rFonts w:ascii="Times New Roman" w:eastAsia="Helvetica Neue" w:hAnsi="Times New Roman" w:cs="Times New Roman"/>
          <w:color w:val="333333"/>
          <w:highlight w:val="white"/>
        </w:rPr>
        <w:t xml:space="preserve"> is used by </w:t>
      </w:r>
      <w:del w:id="72" w:author="Rachael Roueche" w:date="2017-06-09T08:25:00Z">
        <w:r w:rsidR="00956DAC" w:rsidDel="00B10AED">
          <w:rPr>
            <w:rFonts w:ascii="Times New Roman" w:eastAsia="Helvetica Neue" w:hAnsi="Times New Roman" w:cs="Times New Roman"/>
            <w:color w:val="333333"/>
            <w:highlight w:val="white"/>
          </w:rPr>
          <w:delText xml:space="preserve">applicants </w:delText>
        </w:r>
      </w:del>
      <w:ins w:id="73" w:author="Rachael Roueche" w:date="2017-06-09T08:25:00Z">
        <w:r w:rsidR="00B10AED">
          <w:rPr>
            <w:rFonts w:ascii="Times New Roman" w:eastAsia="Helvetica Neue" w:hAnsi="Times New Roman" w:cs="Times New Roman"/>
            <w:color w:val="333333"/>
            <w:highlight w:val="white"/>
          </w:rPr>
          <w:t>Veterans</w:t>
        </w:r>
        <w:r w:rsidR="00B10AED">
          <w:rPr>
            <w:rFonts w:ascii="Times New Roman" w:eastAsia="Helvetica Neue" w:hAnsi="Times New Roman" w:cs="Times New Roman"/>
            <w:color w:val="333333"/>
            <w:highlight w:val="white"/>
          </w:rPr>
          <w:t xml:space="preserve"> </w:t>
        </w:r>
      </w:ins>
      <w:r w:rsidR="00956DAC">
        <w:rPr>
          <w:rFonts w:ascii="Times New Roman" w:eastAsia="Helvetica Neue" w:hAnsi="Times New Roman" w:cs="Times New Roman"/>
          <w:color w:val="333333"/>
          <w:highlight w:val="white"/>
        </w:rPr>
        <w:t xml:space="preserve">to </w:t>
      </w:r>
      <w:ins w:id="74" w:author="Rachael Roueche" w:date="2017-06-09T08:25:00Z">
        <w:r w:rsidR="00B10AED">
          <w:rPr>
            <w:rFonts w:ascii="Times New Roman" w:eastAsia="Helvetica Neue" w:hAnsi="Times New Roman" w:cs="Times New Roman"/>
            <w:color w:val="333333"/>
            <w:highlight w:val="white"/>
          </w:rPr>
          <w:t>download documents validating their Veteran status and eligibility for various benefits.</w:t>
        </w:r>
      </w:ins>
      <w:del w:id="75" w:author="Rachael Roueche" w:date="2017-06-09T08:25:00Z">
        <w:r w:rsidR="00956DAC" w:rsidDel="00B10AED">
          <w:rPr>
            <w:rFonts w:ascii="Times New Roman" w:eastAsia="Helvetica Neue" w:hAnsi="Times New Roman" w:cs="Times New Roman"/>
            <w:color w:val="333333"/>
            <w:highlight w:val="white"/>
          </w:rPr>
          <w:delText>see what information has been received by the VA from their school. It does not provide a “</w:delText>
        </w:r>
        <w:r w:rsidR="00956DAC" w:rsidDel="00B10AED">
          <w:rPr>
            <w:rFonts w:ascii="Times New Roman" w:eastAsia="Helvetica Neue" w:hAnsi="Times New Roman" w:cs="Times New Roman"/>
            <w:color w:val="333333"/>
          </w:rPr>
          <w:delText xml:space="preserve">status” of their benefit. </w:delText>
        </w:r>
      </w:del>
    </w:p>
    <w:p w14:paraId="222FD23F" w14:textId="77777777" w:rsidR="006E4DAE" w:rsidRPr="000B3AA2" w:rsidRDefault="006E4DAE">
      <w:pPr>
        <w:rPr>
          <w:rFonts w:ascii="Times New Roman" w:hAnsi="Times New Roman" w:cs="Times New Roman"/>
        </w:rPr>
      </w:pPr>
    </w:p>
    <w:p w14:paraId="0FB498CE" w14:textId="2D8271B3" w:rsidR="004B7C80" w:rsidRPr="00464419" w:rsidRDefault="006E314E">
      <w:pPr>
        <w:rPr>
          <w:rFonts w:ascii="Times New Roman" w:eastAsia="Helvetica Neue" w:hAnsi="Times New Roman" w:cs="Times New Roman"/>
        </w:rPr>
      </w:pPr>
      <w:r w:rsidRPr="005F3B52">
        <w:rPr>
          <w:rFonts w:ascii="Times New Roman" w:eastAsia="Helvetica Neue" w:hAnsi="Times New Roman" w:cs="Times New Roman"/>
        </w:rPr>
        <w:t xml:space="preserve">The scope of work required for MVP includes </w:t>
      </w:r>
      <w:r w:rsidR="004B7C80">
        <w:rPr>
          <w:rFonts w:ascii="Times New Roman" w:eastAsia="Helvetica Neue" w:hAnsi="Times New Roman" w:cs="Times New Roman"/>
        </w:rPr>
        <w:t>existing functionality on eBenefits, plus a printable certificate of eligibility (COE) feature.</w:t>
      </w:r>
    </w:p>
    <w:p w14:paraId="124F9237" w14:textId="77777777" w:rsidR="006E4DAE" w:rsidRPr="000B3AA2" w:rsidRDefault="006E4DAE">
      <w:pPr>
        <w:rPr>
          <w:rFonts w:ascii="Times New Roman" w:hAnsi="Times New Roman" w:cs="Times New Roman"/>
        </w:rPr>
      </w:pPr>
    </w:p>
    <w:p w14:paraId="3AE4691F" w14:textId="32096ECC" w:rsidR="006E4DAE"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Discovery</w:t>
      </w:r>
    </w:p>
    <w:p w14:paraId="7A713EE3" w14:textId="1BD51302"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current as-is business process and technical environment</w:t>
      </w:r>
    </w:p>
    <w:p w14:paraId="1F611D6B" w14:textId="148B9DC5" w:rsidR="004B7C80" w:rsidRDefault="004B7C80" w:rsidP="004B7C80">
      <w:pPr>
        <w:pStyle w:val="ListParagraph"/>
        <w:numPr>
          <w:ilvl w:val="2"/>
          <w:numId w:val="14"/>
        </w:numPr>
        <w:rPr>
          <w:rFonts w:ascii="Times New Roman" w:eastAsia="Helvetica Neue" w:hAnsi="Times New Roman" w:cs="Times New Roman"/>
        </w:rPr>
      </w:pPr>
      <w:r>
        <w:rPr>
          <w:rFonts w:ascii="Times New Roman" w:eastAsia="Helvetica Neue" w:hAnsi="Times New Roman" w:cs="Times New Roman"/>
        </w:rPr>
        <w:t>Refine and validate documentation developed during technical discovery</w:t>
      </w:r>
    </w:p>
    <w:p w14:paraId="6BB25A40" w14:textId="77777777" w:rsidR="004B7C80" w:rsidRDefault="004B7C80" w:rsidP="004B7C80">
      <w:pPr>
        <w:rPr>
          <w:rFonts w:ascii="Times New Roman" w:eastAsia="Helvetica Neue" w:hAnsi="Times New Roman" w:cs="Times New Roman"/>
        </w:rPr>
      </w:pPr>
    </w:p>
    <w:p w14:paraId="0D7BD62E" w14:textId="3C1F2F99" w:rsidR="004B7C80" w:rsidRDefault="003E4CDF" w:rsidP="004B7C80">
      <w:pPr>
        <w:rPr>
          <w:rFonts w:ascii="Times New Roman" w:eastAsia="Helvetica Neue" w:hAnsi="Times New Roman" w:cs="Times New Roman"/>
        </w:rPr>
      </w:pPr>
      <w:r w:rsidRPr="003E4CDF">
        <w:rPr>
          <w:rFonts w:ascii="Times New Roman" w:eastAsia="Helvetica Neue" w:hAnsi="Times New Roman" w:cs="Times New Roman"/>
          <w:noProof/>
        </w:rPr>
        <w:lastRenderedPageBreak/>
        <w:drawing>
          <wp:inline distT="0" distB="0" distL="0" distR="0" wp14:anchorId="1371E42A" wp14:editId="134AE219">
            <wp:extent cx="5486400" cy="2410460"/>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0460"/>
                    </a:xfrm>
                    <a:prstGeom prst="rect">
                      <a:avLst/>
                    </a:prstGeom>
                    <a:noFill/>
                    <a:ln>
                      <a:noFill/>
                    </a:ln>
                    <a:extLst/>
                  </pic:spPr>
                </pic:pic>
              </a:graphicData>
            </a:graphic>
          </wp:inline>
        </w:drawing>
      </w:r>
    </w:p>
    <w:p w14:paraId="05D04E90" w14:textId="77777777" w:rsidR="004B7C80" w:rsidRDefault="004B7C80" w:rsidP="004B7C80">
      <w:pPr>
        <w:rPr>
          <w:rFonts w:ascii="Times New Roman" w:eastAsia="Helvetica Neue" w:hAnsi="Times New Roman" w:cs="Times New Roman"/>
        </w:rPr>
      </w:pPr>
    </w:p>
    <w:p w14:paraId="2362A3EF" w14:textId="77777777" w:rsidR="004B7C80" w:rsidRPr="004B7C80" w:rsidRDefault="004B7C80" w:rsidP="004B7C80">
      <w:pPr>
        <w:rPr>
          <w:rFonts w:ascii="Times New Roman" w:eastAsia="Helvetica Neue" w:hAnsi="Times New Roman" w:cs="Times New Roman"/>
        </w:rPr>
      </w:pPr>
    </w:p>
    <w:p w14:paraId="62253B58" w14:textId="5883E7CE"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business requirements</w:t>
      </w:r>
    </w:p>
    <w:p w14:paraId="78E92162" w14:textId="77777777" w:rsidR="005F3B52" w:rsidRDefault="005F3B52" w:rsidP="005F3B52">
      <w:pPr>
        <w:rPr>
          <w:rFonts w:ascii="Times New Roman" w:eastAsia="Helvetica Neue" w:hAnsi="Times New Roman" w:cs="Times New Roman"/>
        </w:rPr>
      </w:pPr>
    </w:p>
    <w:p w14:paraId="2EEC4B06" w14:textId="515180DE" w:rsidR="005F3B52" w:rsidRPr="00A84113" w:rsidRDefault="005F3B52" w:rsidP="005F3B52">
      <w:pPr>
        <w:rPr>
          <w:rFonts w:ascii="Times New Roman" w:eastAsia="Helvetica Neue" w:hAnsi="Times New Roman" w:cs="Times New Roman"/>
          <w:b/>
        </w:rPr>
      </w:pPr>
      <w:r w:rsidRPr="00A84113">
        <w:rPr>
          <w:rFonts w:ascii="Times New Roman" w:eastAsia="Helvetica Neue" w:hAnsi="Times New Roman" w:cs="Times New Roman"/>
          <w:b/>
        </w:rPr>
        <w:t>Outputs:</w:t>
      </w:r>
    </w:p>
    <w:p w14:paraId="38EF59B7" w14:textId="5BA906DA" w:rsidR="005F3B52" w:rsidRPr="00A84113"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Signed Charter</w:t>
      </w:r>
    </w:p>
    <w:p w14:paraId="3EC9B81D" w14:textId="7E78BC9F" w:rsidR="005F3B52"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As-is Diagram</w:t>
      </w:r>
    </w:p>
    <w:p w14:paraId="397DDE10" w14:textId="77777777" w:rsidR="00A84113" w:rsidRPr="00A84113" w:rsidRDefault="00A84113" w:rsidP="00A84113">
      <w:pPr>
        <w:pStyle w:val="ListParagraph"/>
        <w:rPr>
          <w:rFonts w:ascii="Times New Roman" w:eastAsia="Helvetica Neue" w:hAnsi="Times New Roman" w:cs="Times New Roman"/>
        </w:rPr>
      </w:pPr>
    </w:p>
    <w:p w14:paraId="7CC9BB59" w14:textId="77777777" w:rsidR="005F3B52" w:rsidRDefault="005F3B52" w:rsidP="005F3B52">
      <w:pPr>
        <w:pStyle w:val="ListParagraph"/>
        <w:ind w:left="792"/>
        <w:rPr>
          <w:rFonts w:ascii="Times New Roman" w:eastAsia="Helvetica Neue" w:hAnsi="Times New Roman" w:cs="Times New Roman"/>
        </w:rPr>
      </w:pPr>
    </w:p>
    <w:p w14:paraId="0E76A2AA" w14:textId="16337104" w:rsidR="005F6D4D" w:rsidRDefault="005F3B52" w:rsidP="00464419">
      <w:pPr>
        <w:pStyle w:val="ListParagraph"/>
        <w:numPr>
          <w:ilvl w:val="0"/>
          <w:numId w:val="14"/>
        </w:numPr>
        <w:rPr>
          <w:rFonts w:ascii="Times New Roman" w:eastAsia="Helvetica Neue" w:hAnsi="Times New Roman" w:cs="Times New Roman"/>
        </w:rPr>
      </w:pPr>
      <w:r w:rsidRPr="005F3B52">
        <w:rPr>
          <w:rFonts w:ascii="Times New Roman" w:eastAsia="Helvetica Neue" w:hAnsi="Times New Roman" w:cs="Times New Roman"/>
        </w:rPr>
        <w:t xml:space="preserve">Design &amp; Develop </w:t>
      </w:r>
    </w:p>
    <w:p w14:paraId="4E835ECC" w14:textId="46562AFD" w:rsidR="00464419" w:rsidRPr="00464419" w:rsidRDefault="00464419" w:rsidP="00464419">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Based on existing features and functionality</w:t>
      </w:r>
    </w:p>
    <w:p w14:paraId="03E81D74" w14:textId="77777777" w:rsidR="005F3B52" w:rsidRPr="005F3B52" w:rsidRDefault="005F3B52" w:rsidP="005F3B52">
      <w:pPr>
        <w:pStyle w:val="ListParagraph"/>
        <w:ind w:left="792"/>
        <w:rPr>
          <w:rFonts w:ascii="Times New Roman" w:eastAsia="Helvetica Neue" w:hAnsi="Times New Roman" w:cs="Times New Roman"/>
          <w:highlight w:val="yellow"/>
        </w:rPr>
      </w:pPr>
    </w:p>
    <w:p w14:paraId="1224F603" w14:textId="7BE69B71"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B08EE8D" w14:textId="77777777" w:rsidR="00DB2604" w:rsidRPr="00A84113" w:rsidRDefault="00DB2604" w:rsidP="00A84113">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Final stakeholder acceptance demo</w:t>
      </w:r>
    </w:p>
    <w:p w14:paraId="51F70C75" w14:textId="0E84536B" w:rsidR="00A84113" w:rsidRPr="00A84113" w:rsidRDefault="005F3B52" w:rsidP="00D572C8">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Approved product in staging</w:t>
      </w:r>
      <w:r w:rsidR="00DB2604" w:rsidRPr="00A84113">
        <w:rPr>
          <w:rFonts w:ascii="Times New Roman" w:eastAsia="Helvetica Neue" w:hAnsi="Times New Roman" w:cs="Times New Roman"/>
        </w:rPr>
        <w:t xml:space="preserve"> (behind a password, not available to public)</w:t>
      </w:r>
      <w:r w:rsidRPr="00A84113">
        <w:rPr>
          <w:rFonts w:ascii="Times New Roman" w:eastAsia="Helvetica Neue" w:hAnsi="Times New Roman" w:cs="Times New Roman"/>
        </w:rPr>
        <w:t xml:space="preserve"> </w:t>
      </w:r>
    </w:p>
    <w:p w14:paraId="0DA5B6B4" w14:textId="77777777" w:rsidR="00A84113" w:rsidRDefault="00A84113" w:rsidP="00D572C8">
      <w:pPr>
        <w:contextualSpacing/>
        <w:rPr>
          <w:rFonts w:ascii="Times New Roman" w:eastAsia="Helvetica Neue" w:hAnsi="Times New Roman" w:cs="Times New Roman"/>
        </w:rPr>
      </w:pPr>
    </w:p>
    <w:p w14:paraId="64A6533B" w14:textId="5F3CBC85" w:rsidR="005F3B52"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Launch Activities</w:t>
      </w:r>
    </w:p>
    <w:p w14:paraId="6ADD32ED" w14:textId="3617C71F"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Complete</w:t>
      </w:r>
      <w:r w:rsidR="00A84113">
        <w:rPr>
          <w:rFonts w:ascii="Times New Roman" w:eastAsia="Helvetica Neue" w:hAnsi="Times New Roman" w:cs="Times New Roman"/>
        </w:rPr>
        <w:t xml:space="preserve"> all</w:t>
      </w:r>
      <w:r>
        <w:rPr>
          <w:rFonts w:ascii="Times New Roman" w:eastAsia="Helvetica Neue" w:hAnsi="Times New Roman" w:cs="Times New Roman"/>
        </w:rPr>
        <w:t xml:space="preserve"> testing</w:t>
      </w:r>
      <w:r w:rsidR="00A84113">
        <w:rPr>
          <w:rFonts w:ascii="Times New Roman" w:eastAsia="Helvetica Neue" w:hAnsi="Times New Roman" w:cs="Times New Roman"/>
        </w:rPr>
        <w:t>,</w:t>
      </w:r>
      <w:r>
        <w:rPr>
          <w:rFonts w:ascii="Times New Roman" w:eastAsia="Helvetica Neue" w:hAnsi="Times New Roman" w:cs="Times New Roman"/>
        </w:rPr>
        <w:t xml:space="preserve"> including end-to-end testing </w:t>
      </w:r>
    </w:p>
    <w:p w14:paraId="3782B90C" w14:textId="4013069D"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 xml:space="preserve">Develop communications and redirect strategy as needed </w:t>
      </w:r>
    </w:p>
    <w:p w14:paraId="493EBEA3" w14:textId="07244CE8" w:rsidR="00A84113" w:rsidRDefault="00A84113"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Call Center readiness</w:t>
      </w:r>
    </w:p>
    <w:p w14:paraId="32A111EF" w14:textId="0E894121"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Go-live on site</w:t>
      </w:r>
    </w:p>
    <w:p w14:paraId="42F790C7" w14:textId="77777777" w:rsidR="005F3B52" w:rsidRDefault="005F3B52" w:rsidP="005F3B52">
      <w:pPr>
        <w:rPr>
          <w:rFonts w:ascii="Times New Roman" w:eastAsia="Helvetica Neue" w:hAnsi="Times New Roman" w:cs="Times New Roman"/>
        </w:rPr>
      </w:pPr>
    </w:p>
    <w:p w14:paraId="2E7A04AD" w14:textId="77777777"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579C51B" w14:textId="30B46DD7"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 xml:space="preserve">All </w:t>
      </w:r>
      <w:r w:rsidR="005F3B52" w:rsidRPr="00A84113">
        <w:rPr>
          <w:rFonts w:ascii="Times New Roman" w:eastAsia="Helvetica Neue" w:hAnsi="Times New Roman" w:cs="Times New Roman"/>
        </w:rPr>
        <w:t>Testing Completed</w:t>
      </w:r>
    </w:p>
    <w:p w14:paraId="50221A3C" w14:textId="1257FE2F" w:rsidR="005F3B52" w:rsidRPr="00A84113" w:rsidRDefault="005F3B52"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Communications (e.g., blog)</w:t>
      </w:r>
    </w:p>
    <w:p w14:paraId="16A72405" w14:textId="251D8F16" w:rsidR="00A84113" w:rsidRPr="00A84113" w:rsidRDefault="00A84113"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Call Center scripts updated</w:t>
      </w:r>
    </w:p>
    <w:p w14:paraId="24667832" w14:textId="0A1DDFF9" w:rsidR="00DB2604"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Redirect strategy</w:t>
      </w:r>
    </w:p>
    <w:p w14:paraId="2D362C8E" w14:textId="70165923"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Pre launch check</w:t>
      </w:r>
      <w:r w:rsidR="005F3B52" w:rsidRPr="00A84113">
        <w:rPr>
          <w:rFonts w:ascii="Times New Roman" w:eastAsia="Helvetica Neue" w:hAnsi="Times New Roman" w:cs="Times New Roman"/>
        </w:rPr>
        <w:t>list completed</w:t>
      </w:r>
    </w:p>
    <w:p w14:paraId="62989D52" w14:textId="77777777" w:rsidR="00D572C8" w:rsidRPr="000B3AA2" w:rsidRDefault="00D572C8" w:rsidP="00D572C8">
      <w:pPr>
        <w:contextualSpacing/>
        <w:rPr>
          <w:rFonts w:ascii="Times New Roman" w:eastAsia="Helvetica Neue" w:hAnsi="Times New Roman" w:cs="Times New Roman"/>
        </w:rPr>
      </w:pPr>
    </w:p>
    <w:p w14:paraId="67A19E41" w14:textId="77777777" w:rsidR="006E4DAE" w:rsidRPr="000B3AA2" w:rsidRDefault="006E4DAE">
      <w:pPr>
        <w:rPr>
          <w:rFonts w:ascii="Times New Roman" w:hAnsi="Times New Roman" w:cs="Times New Roman"/>
        </w:rPr>
      </w:pPr>
    </w:p>
    <w:tbl>
      <w:tblPr>
        <w:tblStyle w:val="a0"/>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6"/>
        <w:gridCol w:w="949"/>
        <w:gridCol w:w="900"/>
        <w:gridCol w:w="990"/>
        <w:gridCol w:w="900"/>
        <w:gridCol w:w="900"/>
      </w:tblGrid>
      <w:tr w:rsidR="00281235" w:rsidRPr="000B3AA2" w14:paraId="43E4E48C" w14:textId="77777777" w:rsidTr="00281235">
        <w:trPr>
          <w:jc w:val="center"/>
        </w:trPr>
        <w:tc>
          <w:tcPr>
            <w:tcW w:w="3816" w:type="dxa"/>
          </w:tcPr>
          <w:p w14:paraId="3E411534" w14:textId="77777777" w:rsidR="00281235" w:rsidRPr="000B3AA2" w:rsidRDefault="00281235">
            <w:pPr>
              <w:ind w:left="-90"/>
              <w:contextualSpacing w:val="0"/>
              <w:jc w:val="center"/>
              <w:rPr>
                <w:rFonts w:ascii="Times New Roman" w:hAnsi="Times New Roman" w:cs="Times New Roman"/>
              </w:rPr>
            </w:pPr>
            <w:r w:rsidRPr="000B3AA2">
              <w:rPr>
                <w:rFonts w:ascii="Times New Roman" w:eastAsia="Helvetica Neue" w:hAnsi="Times New Roman" w:cs="Times New Roman"/>
                <w:sz w:val="22"/>
                <w:szCs w:val="22"/>
              </w:rPr>
              <w:lastRenderedPageBreak/>
              <w:t>Tasks</w:t>
            </w:r>
          </w:p>
        </w:tc>
        <w:tc>
          <w:tcPr>
            <w:tcW w:w="949" w:type="dxa"/>
            <w:tcBorders>
              <w:bottom w:val="single" w:sz="4" w:space="0" w:color="000000"/>
            </w:tcBorders>
          </w:tcPr>
          <w:p w14:paraId="61D753D0" w14:textId="6C8EDE3C"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6/16</w:t>
            </w:r>
          </w:p>
        </w:tc>
        <w:tc>
          <w:tcPr>
            <w:tcW w:w="900" w:type="dxa"/>
            <w:tcBorders>
              <w:bottom w:val="single" w:sz="4" w:space="0" w:color="000000"/>
            </w:tcBorders>
          </w:tcPr>
          <w:p w14:paraId="1CB7504B" w14:textId="0733DB75"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6/23</w:t>
            </w:r>
          </w:p>
        </w:tc>
        <w:tc>
          <w:tcPr>
            <w:tcW w:w="990" w:type="dxa"/>
            <w:tcBorders>
              <w:bottom w:val="single" w:sz="4" w:space="0" w:color="000000"/>
            </w:tcBorders>
          </w:tcPr>
          <w:p w14:paraId="3F901F25" w14:textId="1D1E6508"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6/30</w:t>
            </w:r>
          </w:p>
        </w:tc>
        <w:tc>
          <w:tcPr>
            <w:tcW w:w="900" w:type="dxa"/>
            <w:tcBorders>
              <w:bottom w:val="single" w:sz="4" w:space="0" w:color="000000"/>
            </w:tcBorders>
          </w:tcPr>
          <w:p w14:paraId="17079660" w14:textId="5BB6602A"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7/7</w:t>
            </w:r>
          </w:p>
        </w:tc>
        <w:tc>
          <w:tcPr>
            <w:tcW w:w="900" w:type="dxa"/>
            <w:tcBorders>
              <w:bottom w:val="single" w:sz="4" w:space="0" w:color="000000"/>
            </w:tcBorders>
          </w:tcPr>
          <w:p w14:paraId="1920A2BD" w14:textId="23820690"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7/14</w:t>
            </w:r>
          </w:p>
        </w:tc>
      </w:tr>
      <w:tr w:rsidR="00281235" w:rsidRPr="000B3AA2" w14:paraId="69C45314" w14:textId="77777777" w:rsidTr="00281235">
        <w:trPr>
          <w:jc w:val="center"/>
        </w:trPr>
        <w:tc>
          <w:tcPr>
            <w:tcW w:w="3816" w:type="dxa"/>
          </w:tcPr>
          <w:p w14:paraId="3F20984A" w14:textId="23239CA5"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 xml:space="preserve">Discovery </w:t>
            </w:r>
            <w:r>
              <w:rPr>
                <w:rFonts w:ascii="Times New Roman" w:eastAsia="Helvetica Neue" w:hAnsi="Times New Roman" w:cs="Times New Roman"/>
                <w:sz w:val="22"/>
                <w:szCs w:val="22"/>
              </w:rPr>
              <w:t>completed (signed charter and documented as-is process)</w:t>
            </w:r>
          </w:p>
        </w:tc>
        <w:tc>
          <w:tcPr>
            <w:tcW w:w="949" w:type="dxa"/>
            <w:tcBorders>
              <w:bottom w:val="single" w:sz="4" w:space="0" w:color="000000"/>
            </w:tcBorders>
            <w:shd w:val="clear" w:color="auto" w:fill="3366FF"/>
          </w:tcPr>
          <w:p w14:paraId="607F2905"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955925D"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2DCC2B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A25D00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7AA5A35" w14:textId="77777777" w:rsidR="00281235" w:rsidRPr="000B3AA2" w:rsidRDefault="00281235">
            <w:pPr>
              <w:contextualSpacing w:val="0"/>
              <w:rPr>
                <w:rFonts w:ascii="Times New Roman" w:hAnsi="Times New Roman" w:cs="Times New Roman"/>
              </w:rPr>
            </w:pPr>
          </w:p>
        </w:tc>
      </w:tr>
      <w:tr w:rsidR="00281235" w:rsidRPr="000B3AA2" w14:paraId="356ED031" w14:textId="77777777" w:rsidTr="00281235">
        <w:trPr>
          <w:jc w:val="center"/>
        </w:trPr>
        <w:tc>
          <w:tcPr>
            <w:tcW w:w="3816" w:type="dxa"/>
          </w:tcPr>
          <w:p w14:paraId="2BB40F04" w14:textId="013F1B1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Design</w:t>
            </w:r>
          </w:p>
        </w:tc>
        <w:tc>
          <w:tcPr>
            <w:tcW w:w="949" w:type="dxa"/>
            <w:tcBorders>
              <w:bottom w:val="single" w:sz="4" w:space="0" w:color="000000"/>
            </w:tcBorders>
            <w:shd w:val="clear" w:color="auto" w:fill="3366FF"/>
          </w:tcPr>
          <w:p w14:paraId="35B0E3BF"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5E1DE150"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B59AC7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A3AAC2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7EBE462" w14:textId="77777777" w:rsidR="00281235" w:rsidRPr="000B3AA2" w:rsidRDefault="00281235">
            <w:pPr>
              <w:contextualSpacing w:val="0"/>
              <w:rPr>
                <w:rFonts w:ascii="Times New Roman" w:hAnsi="Times New Roman" w:cs="Times New Roman"/>
              </w:rPr>
            </w:pPr>
          </w:p>
        </w:tc>
      </w:tr>
      <w:tr w:rsidR="00464419" w:rsidRPr="000B3AA2" w14:paraId="399DD0C9" w14:textId="77777777" w:rsidTr="00464419">
        <w:trPr>
          <w:jc w:val="center"/>
        </w:trPr>
        <w:tc>
          <w:tcPr>
            <w:tcW w:w="3816" w:type="dxa"/>
          </w:tcPr>
          <w:p w14:paraId="46086580" w14:textId="47B0CD03" w:rsidR="00464419" w:rsidRDefault="00464419">
            <w:pPr>
              <w:rPr>
                <w:rFonts w:ascii="Times New Roman" w:eastAsia="Helvetica Neue" w:hAnsi="Times New Roman" w:cs="Times New Roman"/>
                <w:sz w:val="22"/>
                <w:szCs w:val="22"/>
              </w:rPr>
            </w:pPr>
            <w:commentRangeStart w:id="76"/>
            <w:commentRangeStart w:id="77"/>
            <w:commentRangeStart w:id="78"/>
            <w:r>
              <w:rPr>
                <w:rFonts w:ascii="Times New Roman" w:eastAsia="Helvetica Neue" w:hAnsi="Times New Roman" w:cs="Times New Roman"/>
                <w:sz w:val="22"/>
                <w:szCs w:val="22"/>
              </w:rPr>
              <w:t>EVSS dependency work completed</w:t>
            </w:r>
            <w:commentRangeEnd w:id="76"/>
            <w:r>
              <w:rPr>
                <w:rStyle w:val="CommentReference"/>
              </w:rPr>
              <w:commentReference w:id="76"/>
            </w:r>
            <w:commentRangeEnd w:id="77"/>
            <w:r w:rsidR="00B10AED">
              <w:rPr>
                <w:rStyle w:val="CommentReference"/>
              </w:rPr>
              <w:commentReference w:id="77"/>
            </w:r>
            <w:commentRangeEnd w:id="78"/>
            <w:r w:rsidR="00B10AED">
              <w:rPr>
                <w:rStyle w:val="CommentReference"/>
              </w:rPr>
              <w:commentReference w:id="78"/>
            </w:r>
          </w:p>
        </w:tc>
        <w:tc>
          <w:tcPr>
            <w:tcW w:w="949" w:type="dxa"/>
            <w:tcBorders>
              <w:bottom w:val="single" w:sz="4" w:space="0" w:color="000000"/>
            </w:tcBorders>
            <w:shd w:val="clear" w:color="auto" w:fill="3366FF"/>
          </w:tcPr>
          <w:p w14:paraId="4B2ACC5F" w14:textId="77777777" w:rsidR="00464419" w:rsidRPr="000B3AA2" w:rsidRDefault="00464419">
            <w:pPr>
              <w:rPr>
                <w:rFonts w:ascii="Times New Roman" w:hAnsi="Times New Roman" w:cs="Times New Roman"/>
              </w:rPr>
            </w:pPr>
          </w:p>
        </w:tc>
        <w:tc>
          <w:tcPr>
            <w:tcW w:w="900" w:type="dxa"/>
            <w:tcBorders>
              <w:bottom w:val="single" w:sz="4" w:space="0" w:color="000000"/>
            </w:tcBorders>
            <w:shd w:val="clear" w:color="auto" w:fill="auto"/>
          </w:tcPr>
          <w:p w14:paraId="43EF2F6E" w14:textId="77777777" w:rsidR="00464419" w:rsidRPr="000B3AA2" w:rsidRDefault="00464419">
            <w:pPr>
              <w:rPr>
                <w:rFonts w:ascii="Times New Roman" w:hAnsi="Times New Roman" w:cs="Times New Roman"/>
              </w:rPr>
            </w:pPr>
          </w:p>
        </w:tc>
        <w:tc>
          <w:tcPr>
            <w:tcW w:w="990" w:type="dxa"/>
            <w:tcBorders>
              <w:bottom w:val="single" w:sz="4" w:space="0" w:color="000000"/>
            </w:tcBorders>
            <w:shd w:val="clear" w:color="auto" w:fill="auto"/>
          </w:tcPr>
          <w:p w14:paraId="49FB5D69" w14:textId="77777777" w:rsidR="00464419" w:rsidRPr="000B3AA2" w:rsidRDefault="00464419">
            <w:pPr>
              <w:rPr>
                <w:rFonts w:ascii="Times New Roman" w:hAnsi="Times New Roman" w:cs="Times New Roman"/>
              </w:rPr>
            </w:pPr>
          </w:p>
        </w:tc>
        <w:tc>
          <w:tcPr>
            <w:tcW w:w="900" w:type="dxa"/>
            <w:shd w:val="clear" w:color="auto" w:fill="auto"/>
          </w:tcPr>
          <w:p w14:paraId="4B3B65CD" w14:textId="77777777" w:rsidR="00464419" w:rsidRPr="000B3AA2" w:rsidRDefault="00464419">
            <w:pPr>
              <w:rPr>
                <w:rFonts w:ascii="Times New Roman" w:hAnsi="Times New Roman" w:cs="Times New Roman"/>
              </w:rPr>
            </w:pPr>
          </w:p>
        </w:tc>
        <w:tc>
          <w:tcPr>
            <w:tcW w:w="900" w:type="dxa"/>
            <w:shd w:val="clear" w:color="auto" w:fill="auto"/>
          </w:tcPr>
          <w:p w14:paraId="40BD4F73" w14:textId="77777777" w:rsidR="00464419" w:rsidRPr="000B3AA2" w:rsidRDefault="00464419">
            <w:pPr>
              <w:rPr>
                <w:rFonts w:ascii="Times New Roman" w:hAnsi="Times New Roman" w:cs="Times New Roman"/>
              </w:rPr>
            </w:pPr>
          </w:p>
        </w:tc>
      </w:tr>
      <w:tr w:rsidR="00281235" w:rsidRPr="000B3AA2" w14:paraId="71429F53" w14:textId="77777777" w:rsidTr="00281235">
        <w:trPr>
          <w:jc w:val="center"/>
        </w:trPr>
        <w:tc>
          <w:tcPr>
            <w:tcW w:w="3816" w:type="dxa"/>
          </w:tcPr>
          <w:p w14:paraId="7735A90F" w14:textId="6A62446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User Testing</w:t>
            </w:r>
          </w:p>
        </w:tc>
        <w:tc>
          <w:tcPr>
            <w:tcW w:w="949" w:type="dxa"/>
            <w:tcBorders>
              <w:bottom w:val="single" w:sz="4" w:space="0" w:color="000000"/>
            </w:tcBorders>
            <w:shd w:val="clear" w:color="auto" w:fill="3366FF"/>
          </w:tcPr>
          <w:p w14:paraId="60A3ACAB"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0223FEA8"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9ED210A"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9194457"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95FA7EE" w14:textId="77777777" w:rsidR="00281235" w:rsidRPr="000B3AA2" w:rsidRDefault="00281235">
            <w:pPr>
              <w:contextualSpacing w:val="0"/>
              <w:rPr>
                <w:rFonts w:ascii="Times New Roman" w:hAnsi="Times New Roman" w:cs="Times New Roman"/>
              </w:rPr>
            </w:pPr>
          </w:p>
        </w:tc>
      </w:tr>
      <w:tr w:rsidR="00281235" w:rsidRPr="000B3AA2" w14:paraId="48ABCAAF" w14:textId="77777777" w:rsidTr="00281235">
        <w:trPr>
          <w:trHeight w:val="340"/>
          <w:jc w:val="center"/>
        </w:trPr>
        <w:tc>
          <w:tcPr>
            <w:tcW w:w="3816" w:type="dxa"/>
          </w:tcPr>
          <w:p w14:paraId="23E72D70" w14:textId="67E13BB4" w:rsidR="00281235" w:rsidRPr="000B3AA2" w:rsidRDefault="00464419">
            <w:pPr>
              <w:contextualSpacing w:val="0"/>
              <w:rPr>
                <w:rFonts w:ascii="Times New Roman" w:hAnsi="Times New Roman" w:cs="Times New Roman"/>
              </w:rPr>
            </w:pPr>
            <w:r>
              <w:rPr>
                <w:rFonts w:ascii="Times New Roman" w:eastAsia="Helvetica Neue" w:hAnsi="Times New Roman" w:cs="Times New Roman"/>
                <w:sz w:val="22"/>
                <w:szCs w:val="22"/>
              </w:rPr>
              <w:t xml:space="preserve">Development (incl. new Education COE letter </w:t>
            </w:r>
            <w:r w:rsidR="00281235">
              <w:rPr>
                <w:rFonts w:ascii="Times New Roman" w:eastAsia="Helvetica Neue" w:hAnsi="Times New Roman" w:cs="Times New Roman"/>
                <w:sz w:val="22"/>
                <w:szCs w:val="22"/>
              </w:rPr>
              <w:t>)</w:t>
            </w:r>
          </w:p>
        </w:tc>
        <w:tc>
          <w:tcPr>
            <w:tcW w:w="949" w:type="dxa"/>
            <w:shd w:val="clear" w:color="auto" w:fill="3366FF"/>
          </w:tcPr>
          <w:p w14:paraId="76C6E5F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477060F6"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3D449482"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0B02229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6BF5826C" w14:textId="77777777" w:rsidR="00281235" w:rsidRPr="000B3AA2" w:rsidRDefault="00281235">
            <w:pPr>
              <w:contextualSpacing w:val="0"/>
              <w:rPr>
                <w:rFonts w:ascii="Times New Roman" w:hAnsi="Times New Roman" w:cs="Times New Roman"/>
              </w:rPr>
            </w:pPr>
          </w:p>
        </w:tc>
      </w:tr>
      <w:tr w:rsidR="00281235" w:rsidRPr="000B3AA2" w14:paraId="58F7344C" w14:textId="77777777" w:rsidTr="00281235">
        <w:trPr>
          <w:trHeight w:val="300"/>
          <w:jc w:val="center"/>
        </w:trPr>
        <w:tc>
          <w:tcPr>
            <w:tcW w:w="3816" w:type="dxa"/>
          </w:tcPr>
          <w:p w14:paraId="018B7471" w14:textId="1A13C309"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Testing (end to end)</w:t>
            </w:r>
          </w:p>
        </w:tc>
        <w:tc>
          <w:tcPr>
            <w:tcW w:w="949" w:type="dxa"/>
          </w:tcPr>
          <w:p w14:paraId="5DFED6DC"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14859E87"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651F4F7F"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D39ACA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28A163A0" w14:textId="77777777" w:rsidR="00281235" w:rsidRPr="000B3AA2" w:rsidRDefault="00281235">
            <w:pPr>
              <w:contextualSpacing w:val="0"/>
              <w:rPr>
                <w:rFonts w:ascii="Times New Roman" w:hAnsi="Times New Roman" w:cs="Times New Roman"/>
              </w:rPr>
            </w:pPr>
          </w:p>
        </w:tc>
      </w:tr>
      <w:tr w:rsidR="00281235" w:rsidRPr="000B3AA2" w14:paraId="609742B1" w14:textId="77777777" w:rsidTr="00281235">
        <w:trPr>
          <w:trHeight w:val="280"/>
          <w:jc w:val="center"/>
        </w:trPr>
        <w:tc>
          <w:tcPr>
            <w:tcW w:w="3816" w:type="dxa"/>
          </w:tcPr>
          <w:p w14:paraId="1E9E3130" w14:textId="2D6E6FC2"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Stakeholder demo</w:t>
            </w:r>
            <w:r>
              <w:rPr>
                <w:rFonts w:ascii="Times New Roman" w:eastAsia="Helvetica Neue" w:hAnsi="Times New Roman" w:cs="Times New Roman"/>
                <w:sz w:val="22"/>
                <w:szCs w:val="22"/>
              </w:rPr>
              <w:t xml:space="preserve"> / final acceptance</w:t>
            </w:r>
          </w:p>
        </w:tc>
        <w:tc>
          <w:tcPr>
            <w:tcW w:w="949" w:type="dxa"/>
          </w:tcPr>
          <w:p w14:paraId="35D1AF4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483E9435"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23C8856E"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5EB38E1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295E42D3" w14:textId="77777777" w:rsidR="00281235" w:rsidRPr="000B3AA2" w:rsidRDefault="00281235">
            <w:pPr>
              <w:contextualSpacing w:val="0"/>
              <w:rPr>
                <w:rFonts w:ascii="Times New Roman" w:hAnsi="Times New Roman" w:cs="Times New Roman"/>
              </w:rPr>
            </w:pPr>
          </w:p>
        </w:tc>
      </w:tr>
      <w:tr w:rsidR="00281235" w:rsidRPr="000B3AA2" w14:paraId="3D530348" w14:textId="77777777" w:rsidTr="00281235">
        <w:trPr>
          <w:trHeight w:val="280"/>
          <w:jc w:val="center"/>
        </w:trPr>
        <w:tc>
          <w:tcPr>
            <w:tcW w:w="3816" w:type="dxa"/>
          </w:tcPr>
          <w:p w14:paraId="25E6574B" w14:textId="362F21AB"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Soft launch (behind password / not available to public)</w:t>
            </w:r>
            <w:r w:rsidRPr="000B3AA2">
              <w:rPr>
                <w:rFonts w:ascii="Times New Roman" w:eastAsia="Helvetica Neue" w:hAnsi="Times New Roman" w:cs="Times New Roman"/>
                <w:sz w:val="22"/>
                <w:szCs w:val="22"/>
              </w:rPr>
              <w:t xml:space="preserve"> </w:t>
            </w:r>
          </w:p>
        </w:tc>
        <w:tc>
          <w:tcPr>
            <w:tcW w:w="949" w:type="dxa"/>
          </w:tcPr>
          <w:p w14:paraId="10AFADA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EA62F4B"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0871369A"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7A486A10"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4719E9E3" w14:textId="77777777" w:rsidR="00281235" w:rsidRPr="000B3AA2" w:rsidRDefault="00281235">
            <w:pPr>
              <w:contextualSpacing w:val="0"/>
              <w:rPr>
                <w:rFonts w:ascii="Times New Roman" w:hAnsi="Times New Roman" w:cs="Times New Roman"/>
              </w:rPr>
            </w:pPr>
          </w:p>
        </w:tc>
      </w:tr>
      <w:tr w:rsidR="00281235" w:rsidRPr="000B3AA2" w14:paraId="167B920A" w14:textId="77777777" w:rsidTr="00281235">
        <w:trPr>
          <w:trHeight w:val="220"/>
          <w:jc w:val="center"/>
        </w:trPr>
        <w:tc>
          <w:tcPr>
            <w:tcW w:w="3816" w:type="dxa"/>
          </w:tcPr>
          <w:p w14:paraId="34B1B8C0" w14:textId="26B9A288"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Launch</w:t>
            </w:r>
            <w:r>
              <w:rPr>
                <w:rFonts w:ascii="Times New Roman" w:eastAsia="Helvetica Neue" w:hAnsi="Times New Roman" w:cs="Times New Roman"/>
                <w:sz w:val="22"/>
                <w:szCs w:val="22"/>
              </w:rPr>
              <w:t xml:space="preserve"> (available on </w:t>
            </w:r>
            <w:del w:id="79" w:author="Rachael Roueche" w:date="2017-06-09T08:29:00Z">
              <w:r w:rsidDel="0049604C">
                <w:rPr>
                  <w:rFonts w:ascii="Times New Roman" w:eastAsia="Helvetica Neue" w:hAnsi="Times New Roman" w:cs="Times New Roman"/>
                  <w:sz w:val="22"/>
                  <w:szCs w:val="22"/>
                </w:rPr>
                <w:delText>vets.gov</w:delText>
              </w:r>
            </w:del>
            <w:ins w:id="80"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w:t>
            </w:r>
          </w:p>
        </w:tc>
        <w:tc>
          <w:tcPr>
            <w:tcW w:w="949" w:type="dxa"/>
          </w:tcPr>
          <w:p w14:paraId="21095E3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F6F395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68F8B47F"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283154F7"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7953FA1" w14:textId="77777777" w:rsidR="00281235" w:rsidRPr="000B3AA2" w:rsidRDefault="00281235">
            <w:pPr>
              <w:contextualSpacing w:val="0"/>
              <w:rPr>
                <w:rFonts w:ascii="Times New Roman" w:hAnsi="Times New Roman" w:cs="Times New Roman"/>
              </w:rPr>
            </w:pPr>
          </w:p>
        </w:tc>
      </w:tr>
      <w:tr w:rsidR="00281235" w:rsidRPr="000B3AA2" w14:paraId="335965F0" w14:textId="77777777" w:rsidTr="00281235">
        <w:trPr>
          <w:trHeight w:val="220"/>
          <w:jc w:val="center"/>
        </w:trPr>
        <w:tc>
          <w:tcPr>
            <w:tcW w:w="3816" w:type="dxa"/>
          </w:tcPr>
          <w:p w14:paraId="1D9E479A" w14:textId="77777777"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Post-Launch Monitoring / Support</w:t>
            </w:r>
          </w:p>
        </w:tc>
        <w:tc>
          <w:tcPr>
            <w:tcW w:w="949" w:type="dxa"/>
          </w:tcPr>
          <w:p w14:paraId="5C2D9ABD"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C961C8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05D2298A"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6A903E37"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3AAFAED4" w14:textId="77777777" w:rsidR="00281235" w:rsidRPr="000B3AA2" w:rsidRDefault="00281235">
            <w:pPr>
              <w:contextualSpacing w:val="0"/>
              <w:rPr>
                <w:rFonts w:ascii="Times New Roman" w:hAnsi="Times New Roman" w:cs="Times New Roman"/>
              </w:rPr>
            </w:pPr>
          </w:p>
        </w:tc>
      </w:tr>
    </w:tbl>
    <w:p w14:paraId="07A87EBC" w14:textId="77777777" w:rsidR="006E4DAE" w:rsidRPr="000B3AA2" w:rsidRDefault="006E4DAE">
      <w:pPr>
        <w:rPr>
          <w:rFonts w:ascii="Times New Roman" w:hAnsi="Times New Roman" w:cs="Times New Roman"/>
        </w:rPr>
      </w:pPr>
    </w:p>
    <w:p w14:paraId="6612A968"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81" w:name="_1t3h5sf" w:colFirst="0" w:colLast="0"/>
      <w:bookmarkStart w:id="82" w:name="_Toc358289226"/>
      <w:bookmarkEnd w:id="81"/>
      <w:r w:rsidRPr="000B3AA2">
        <w:rPr>
          <w:rFonts w:ascii="Times New Roman" w:eastAsia="Helvetica Neue" w:hAnsi="Times New Roman" w:cs="Times New Roman"/>
        </w:rPr>
        <w:t>Ongoing Maintenance</w:t>
      </w:r>
      <w:bookmarkEnd w:id="82"/>
    </w:p>
    <w:p w14:paraId="74F9D854" w14:textId="3256FC55"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 xml:space="preserve">The </w:t>
      </w:r>
      <w:del w:id="83" w:author="Rachael Roueche" w:date="2017-06-09T08:29:00Z">
        <w:r w:rsidRPr="000B3AA2" w:rsidDel="0049604C">
          <w:rPr>
            <w:rFonts w:ascii="Times New Roman" w:eastAsia="Helvetica Neue" w:hAnsi="Times New Roman" w:cs="Times New Roman"/>
            <w:sz w:val="22"/>
            <w:szCs w:val="22"/>
          </w:rPr>
          <w:delText>vets.gov</w:delText>
        </w:r>
      </w:del>
      <w:ins w:id="84"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provide ongoing maintenance and support for adding/updating content and providing break/fix for any technical issues on the </w:t>
      </w:r>
      <w:del w:id="85" w:author="Rachael Roueche" w:date="2017-06-09T08:29:00Z">
        <w:r w:rsidRPr="000B3AA2" w:rsidDel="0049604C">
          <w:rPr>
            <w:rFonts w:ascii="Times New Roman" w:eastAsia="Helvetica Neue" w:hAnsi="Times New Roman" w:cs="Times New Roman"/>
            <w:sz w:val="22"/>
            <w:szCs w:val="22"/>
          </w:rPr>
          <w:delText>vets.gov</w:delText>
        </w:r>
      </w:del>
      <w:ins w:id="8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platform. </w:t>
      </w:r>
    </w:p>
    <w:p w14:paraId="2FECF312" w14:textId="77777777" w:rsidR="006E4DAE" w:rsidRPr="000B3AA2" w:rsidRDefault="006E4DAE">
      <w:pPr>
        <w:rPr>
          <w:rFonts w:ascii="Times New Roman" w:hAnsi="Times New Roman" w:cs="Times New Roman"/>
        </w:rPr>
      </w:pPr>
    </w:p>
    <w:p w14:paraId="3FCDB3FF" w14:textId="7FADAD24" w:rsidR="00286509" w:rsidRPr="009D44FC" w:rsidRDefault="006E314E" w:rsidP="00286509">
      <w:pPr>
        <w:rPr>
          <w:rFonts w:ascii="Times New Roman" w:hAnsi="Times New Roman" w:cs="Times New Roman"/>
        </w:rPr>
      </w:pPr>
      <w:r w:rsidRPr="000B3AA2">
        <w:rPr>
          <w:rFonts w:ascii="Times New Roman" w:eastAsia="Helvetica Neue" w:hAnsi="Times New Roman" w:cs="Times New Roman"/>
          <w:b/>
          <w:i/>
          <w:sz w:val="22"/>
          <w:szCs w:val="22"/>
          <w:shd w:val="clear" w:color="auto" w:fill="F3F3F3"/>
        </w:rPr>
        <w:t xml:space="preserve">We anticipate that improving the frontend design and access to VA features may exacerbate current challenges and technical issues with ageing VA legacy systems on the backend. Please plan accordingly to support increased traffic to your systems, increased online applications received, call center traffic, etc.  Please keep in mind if you have any manual workarounds happening on your </w:t>
      </w:r>
      <w:proofErr w:type="gramStart"/>
      <w:r w:rsidRPr="000B3AA2">
        <w:rPr>
          <w:rFonts w:ascii="Times New Roman" w:eastAsia="Helvetica Neue" w:hAnsi="Times New Roman" w:cs="Times New Roman"/>
          <w:b/>
          <w:i/>
          <w:sz w:val="22"/>
          <w:szCs w:val="22"/>
          <w:shd w:val="clear" w:color="auto" w:fill="F3F3F3"/>
        </w:rPr>
        <w:t>back end</w:t>
      </w:r>
      <w:proofErr w:type="gramEnd"/>
      <w:r w:rsidRPr="000B3AA2">
        <w:rPr>
          <w:rFonts w:ascii="Times New Roman" w:eastAsia="Helvetica Neue" w:hAnsi="Times New Roman" w:cs="Times New Roman"/>
          <w:b/>
          <w:i/>
          <w:sz w:val="22"/>
          <w:szCs w:val="22"/>
          <w:shd w:val="clear" w:color="auto" w:fill="F3F3F3"/>
        </w:rPr>
        <w:t xml:space="preserve"> systems, increased online traffic will impact the level of effort required to continue those workarounds.</w:t>
      </w:r>
      <w:r w:rsidRPr="000B3AA2">
        <w:rPr>
          <w:rFonts w:ascii="Times New Roman" w:eastAsia="Helvetica Neue" w:hAnsi="Times New Roman" w:cs="Times New Roman"/>
          <w:sz w:val="22"/>
          <w:szCs w:val="22"/>
        </w:rPr>
        <w:br/>
      </w:r>
      <w:r w:rsidRPr="000B3AA2">
        <w:rPr>
          <w:rFonts w:ascii="Times New Roman" w:eastAsia="Helvetica Neue" w:hAnsi="Times New Roman" w:cs="Times New Roman"/>
          <w:sz w:val="22"/>
          <w:szCs w:val="22"/>
        </w:rPr>
        <w:br/>
      </w:r>
      <w:del w:id="87" w:author="Rachael Roueche" w:date="2017-06-09T08:29:00Z">
        <w:r w:rsidRPr="000B3AA2" w:rsidDel="0049604C">
          <w:rPr>
            <w:rFonts w:ascii="Times New Roman" w:eastAsia="Helvetica Neue" w:hAnsi="Times New Roman" w:cs="Times New Roman"/>
            <w:sz w:val="22"/>
            <w:szCs w:val="22"/>
          </w:rPr>
          <w:delText>Vets.gov</w:delText>
        </w:r>
      </w:del>
      <w:ins w:id="8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is supported by the Health Resource Center (HRC) customer support center, which provides phone, email, and eventually chat support. HRC provides all Tier 1 support for </w:t>
      </w:r>
      <w:del w:id="89" w:author="Rachael Roueche" w:date="2017-06-09T08:29:00Z">
        <w:r w:rsidRPr="000B3AA2" w:rsidDel="0049604C">
          <w:rPr>
            <w:rFonts w:ascii="Times New Roman" w:eastAsia="Helvetica Neue" w:hAnsi="Times New Roman" w:cs="Times New Roman"/>
            <w:sz w:val="22"/>
            <w:szCs w:val="22"/>
          </w:rPr>
          <w:delText>vets.gov</w:delText>
        </w:r>
      </w:del>
      <w:ins w:id="9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features and functionality.</w:t>
      </w:r>
      <w:r w:rsidR="00286509">
        <w:rPr>
          <w:rFonts w:ascii="Times New Roman" w:eastAsia="Helvetica Neue" w:hAnsi="Times New Roman" w:cs="Times New Roman"/>
          <w:sz w:val="22"/>
          <w:szCs w:val="22"/>
        </w:rPr>
        <w:t xml:space="preserve"> Please report any breakfix items / bugs to the </w:t>
      </w:r>
      <w:del w:id="91" w:author="Rachael Roueche" w:date="2017-06-09T08:29:00Z">
        <w:r w:rsidR="00286509" w:rsidDel="0049604C">
          <w:rPr>
            <w:rFonts w:ascii="Times New Roman" w:eastAsia="Helvetica Neue" w:hAnsi="Times New Roman" w:cs="Times New Roman"/>
            <w:sz w:val="22"/>
            <w:szCs w:val="22"/>
          </w:rPr>
          <w:delText>vets.gov</w:delText>
        </w:r>
      </w:del>
      <w:ins w:id="92" w:author="Rachael Roueche" w:date="2017-06-09T08:29:00Z">
        <w:r w:rsidR="0049604C">
          <w:rPr>
            <w:rFonts w:ascii="Times New Roman" w:eastAsia="Helvetica Neue" w:hAnsi="Times New Roman" w:cs="Times New Roman"/>
            <w:sz w:val="22"/>
            <w:szCs w:val="22"/>
          </w:rPr>
          <w:t>Vets.gov</w:t>
        </w:r>
      </w:ins>
      <w:r w:rsidR="00286509">
        <w:rPr>
          <w:rFonts w:ascii="Times New Roman" w:eastAsia="Helvetica Neue" w:hAnsi="Times New Roman" w:cs="Times New Roman"/>
          <w:sz w:val="22"/>
          <w:szCs w:val="22"/>
        </w:rPr>
        <w:t xml:space="preserve"> call center </w:t>
      </w:r>
      <w:r w:rsidR="00286509" w:rsidRPr="00286509">
        <w:rPr>
          <w:rFonts w:ascii="Times New Roman" w:eastAsia="Helvetica Neue" w:hAnsi="Times New Roman" w:cs="Times New Roman"/>
          <w:sz w:val="22"/>
          <w:szCs w:val="22"/>
        </w:rPr>
        <w:t>1-855-574-7286</w:t>
      </w:r>
    </w:p>
    <w:p w14:paraId="6408AB4B" w14:textId="65413AB4" w:rsidR="00286509" w:rsidRDefault="00286509" w:rsidP="00286509">
      <w:pPr>
        <w:rPr>
          <w:rFonts w:ascii="Times New Roman" w:eastAsia="Helvetica Neue" w:hAnsi="Times New Roman" w:cs="Times New Roman"/>
          <w:sz w:val="22"/>
          <w:szCs w:val="22"/>
        </w:rPr>
      </w:pPr>
      <w:r w:rsidRPr="00286509">
        <w:rPr>
          <w:rFonts w:ascii="Times New Roman" w:eastAsia="Helvetica Neue" w:hAnsi="Times New Roman" w:cs="Times New Roman"/>
          <w:sz w:val="22"/>
          <w:szCs w:val="22"/>
        </w:rPr>
        <w:t>TTY: 1-800-829-4833</w:t>
      </w:r>
      <w:r w:rsidR="005D30C5">
        <w:rPr>
          <w:rFonts w:ascii="Times New Roman" w:eastAsia="Helvetica Neue" w:hAnsi="Times New Roman" w:cs="Times New Roman"/>
          <w:sz w:val="22"/>
          <w:szCs w:val="22"/>
        </w:rPr>
        <w:t xml:space="preserve">, </w:t>
      </w:r>
      <w:r w:rsidRPr="00286509">
        <w:rPr>
          <w:rFonts w:ascii="Times New Roman" w:eastAsia="Helvetica Neue" w:hAnsi="Times New Roman" w:cs="Times New Roman"/>
          <w:sz w:val="22"/>
          <w:szCs w:val="22"/>
        </w:rPr>
        <w:t>Monday – Friday, 8:00 am – 8:00 pm (ET)</w:t>
      </w:r>
      <w:r w:rsidR="006E314E" w:rsidRPr="000B3AA2">
        <w:rPr>
          <w:rFonts w:ascii="Times New Roman" w:eastAsia="Helvetica Neue" w:hAnsi="Times New Roman" w:cs="Times New Roman"/>
          <w:sz w:val="22"/>
          <w:szCs w:val="22"/>
        </w:rPr>
        <w:br/>
      </w:r>
      <w:r w:rsidR="006E314E" w:rsidRPr="000B3AA2">
        <w:rPr>
          <w:rFonts w:ascii="Times New Roman" w:eastAsia="Helvetica Neue" w:hAnsi="Times New Roman" w:cs="Times New Roman"/>
          <w:sz w:val="22"/>
          <w:szCs w:val="22"/>
        </w:rPr>
        <w:br/>
        <w:t xml:space="preserve">HRC will </w:t>
      </w:r>
      <w:r>
        <w:rPr>
          <w:rFonts w:ascii="Times New Roman" w:eastAsia="Helvetica Neue" w:hAnsi="Times New Roman" w:cs="Times New Roman"/>
          <w:sz w:val="22"/>
          <w:szCs w:val="22"/>
        </w:rPr>
        <w:t>coordinate all call center processes with the Education Call Center (ECC). The ECC POC is responsible for all training, script updates and ECC communications.</w:t>
      </w:r>
    </w:p>
    <w:p w14:paraId="4E5F4180" w14:textId="77777777" w:rsidR="005D30C5" w:rsidRDefault="005D30C5" w:rsidP="00286509">
      <w:pPr>
        <w:rPr>
          <w:rFonts w:ascii="Times New Roman" w:eastAsia="Helvetica Neue" w:hAnsi="Times New Roman" w:cs="Times New Roman"/>
          <w:sz w:val="22"/>
          <w:szCs w:val="22"/>
        </w:rPr>
      </w:pPr>
    </w:p>
    <w:p w14:paraId="688C57F0" w14:textId="54A91C5E" w:rsidR="006E4DAE" w:rsidRPr="000B3AA2" w:rsidRDefault="005D30C5" w:rsidP="00A84113">
      <w:pPr>
        <w:ind w:left="1440"/>
        <w:rPr>
          <w:rFonts w:ascii="Times New Roman" w:hAnsi="Times New Roman" w:cs="Times New Roman"/>
        </w:rPr>
      </w:pPr>
      <w:r w:rsidRPr="000B3AA2">
        <w:rPr>
          <w:rFonts w:ascii="Times New Roman" w:hAnsi="Times New Roman" w:cs="Times New Roman"/>
          <w:noProof/>
        </w:rPr>
        <w:lastRenderedPageBreak/>
        <w:drawing>
          <wp:inline distT="114300" distB="114300" distL="114300" distR="114300" wp14:anchorId="70F0DCAD" wp14:editId="30B08A19">
            <wp:extent cx="4428067" cy="2832100"/>
            <wp:effectExtent l="25400" t="25400" r="17145" b="127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2"/>
                    <a:srcRect l="2707" t="6833" r="6117" b="40606"/>
                    <a:stretch/>
                  </pic:blipFill>
                  <pic:spPr bwMode="auto">
                    <a:xfrm>
                      <a:off x="0" y="0"/>
                      <a:ext cx="4429662" cy="2833120"/>
                    </a:xfrm>
                    <a:prstGeom prst="rect">
                      <a:avLst/>
                    </a:prstGeom>
                    <a:ln>
                      <a:solidFill>
                        <a:schemeClr val="tx2"/>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6E314E" w:rsidRPr="000B3AA2">
        <w:rPr>
          <w:rFonts w:ascii="Times New Roman" w:eastAsia="Helvetica Neue" w:hAnsi="Times New Roman" w:cs="Times New Roman"/>
          <w:sz w:val="22"/>
          <w:szCs w:val="22"/>
        </w:rPr>
        <w:br/>
      </w:r>
    </w:p>
    <w:p w14:paraId="6B168726" w14:textId="77777777" w:rsidR="006E4DAE" w:rsidRDefault="006E314E">
      <w:pPr>
        <w:pStyle w:val="Heading1"/>
        <w:numPr>
          <w:ilvl w:val="0"/>
          <w:numId w:val="11"/>
        </w:numPr>
        <w:ind w:left="450" w:hanging="431"/>
        <w:rPr>
          <w:rFonts w:ascii="Times New Roman" w:eastAsia="Helvetica Neue" w:hAnsi="Times New Roman" w:cs="Times New Roman"/>
        </w:rPr>
      </w:pPr>
      <w:bookmarkStart w:id="93" w:name="_4d34og8" w:colFirst="0" w:colLast="0"/>
      <w:bookmarkStart w:id="94" w:name="_Toc358289227"/>
      <w:bookmarkEnd w:id="93"/>
      <w:r w:rsidRPr="000B3AA2">
        <w:rPr>
          <w:rFonts w:ascii="Times New Roman" w:eastAsia="Helvetica Neue" w:hAnsi="Times New Roman" w:cs="Times New Roman"/>
        </w:rPr>
        <w:t>Assumptions and Constraints</w:t>
      </w:r>
      <w:bookmarkEnd w:id="94"/>
    </w:p>
    <w:p w14:paraId="3B9F6EF6" w14:textId="77777777" w:rsidR="0001031A" w:rsidRPr="0001031A" w:rsidRDefault="0001031A" w:rsidP="0001031A"/>
    <w:p w14:paraId="20B211CE" w14:textId="348BDB5D" w:rsidR="004F1A94" w:rsidRDefault="0001031A"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User</w:t>
      </w:r>
      <w:r w:rsidR="00B90CAD">
        <w:rPr>
          <w:rFonts w:ascii="Times New Roman" w:eastAsia="Helvetica Neue" w:hAnsi="Times New Roman" w:cs="Times New Roman"/>
          <w:sz w:val="22"/>
          <w:szCs w:val="22"/>
        </w:rPr>
        <w:t xml:space="preserve">s will be required to set up a </w:t>
      </w:r>
      <w:del w:id="95" w:author="Rachael Roueche" w:date="2017-06-09T08:29:00Z">
        <w:r w:rsidR="00B90CAD" w:rsidDel="0049604C">
          <w:rPr>
            <w:rFonts w:ascii="Times New Roman" w:eastAsia="Helvetica Neue" w:hAnsi="Times New Roman" w:cs="Times New Roman"/>
            <w:sz w:val="22"/>
            <w:szCs w:val="22"/>
          </w:rPr>
          <w:delText>vets.gov</w:delText>
        </w:r>
      </w:del>
      <w:ins w:id="96"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l</w:t>
      </w:r>
      <w:r w:rsidR="006E314E" w:rsidRPr="000B3AA2">
        <w:rPr>
          <w:rFonts w:ascii="Times New Roman" w:eastAsia="Helvetica Neue" w:hAnsi="Times New Roman" w:cs="Times New Roman"/>
          <w:sz w:val="22"/>
          <w:szCs w:val="22"/>
        </w:rPr>
        <w:t>ogin</w:t>
      </w:r>
      <w:r w:rsidR="00B90CAD">
        <w:rPr>
          <w:rFonts w:ascii="Times New Roman" w:eastAsia="Helvetica Neue" w:hAnsi="Times New Roman" w:cs="Times New Roman"/>
          <w:sz w:val="22"/>
          <w:szCs w:val="22"/>
        </w:rPr>
        <w:t xml:space="preserve"> for the initial launch </w:t>
      </w:r>
      <w:r>
        <w:rPr>
          <w:rFonts w:ascii="Times New Roman" w:eastAsia="Helvetica Neue" w:hAnsi="Times New Roman" w:cs="Times New Roman"/>
          <w:sz w:val="22"/>
          <w:szCs w:val="22"/>
        </w:rPr>
        <w:t xml:space="preserve">MVP. Users will not be able to logon using current eBenefits (DS Logon) account; they will need to create a new </w:t>
      </w:r>
      <w:del w:id="97" w:author="Rachael Roueche" w:date="2017-06-09T08:29:00Z">
        <w:r w:rsidDel="0049604C">
          <w:rPr>
            <w:rFonts w:ascii="Times New Roman" w:eastAsia="Helvetica Neue" w:hAnsi="Times New Roman" w:cs="Times New Roman"/>
            <w:sz w:val="22"/>
            <w:szCs w:val="22"/>
          </w:rPr>
          <w:delText>vets.gov</w:delText>
        </w:r>
      </w:del>
      <w:ins w:id="98" w:author="Rachael Roueche" w:date="2017-06-09T08:29:00Z">
        <w:r w:rsidR="0049604C">
          <w:rPr>
            <w:rFonts w:ascii="Times New Roman" w:eastAsia="Helvetica Neue" w:hAnsi="Times New Roman" w:cs="Times New Roman"/>
            <w:sz w:val="22"/>
            <w:szCs w:val="22"/>
          </w:rPr>
          <w:t>Vets.gov</w:t>
        </w:r>
      </w:ins>
      <w:r>
        <w:rPr>
          <w:rFonts w:ascii="Times New Roman" w:eastAsia="Helvetica Neue" w:hAnsi="Times New Roman" w:cs="Times New Roman"/>
          <w:sz w:val="22"/>
          <w:szCs w:val="22"/>
        </w:rPr>
        <w:t xml:space="preserve"> account.</w:t>
      </w:r>
    </w:p>
    <w:p w14:paraId="139EF76E" w14:textId="5385B4D7" w:rsidR="004F1A94" w:rsidRDefault="004F1A94"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The </w:t>
      </w:r>
      <w:r w:rsidR="000E5AF2" w:rsidRPr="004F1A94">
        <w:rPr>
          <w:rFonts w:ascii="Times New Roman" w:eastAsia="Helvetica Neue" w:hAnsi="Times New Roman" w:cs="Times New Roman"/>
          <w:sz w:val="22"/>
          <w:szCs w:val="22"/>
        </w:rPr>
        <w:t xml:space="preserve">Benefit Verification letter and Service Verification Letter </w:t>
      </w:r>
      <w:ins w:id="99" w:author="Rachael Roueche" w:date="2017-06-09T08:29:00Z">
        <w:r w:rsidR="0049604C">
          <w:rPr>
            <w:rFonts w:ascii="Times New Roman" w:eastAsia="Helvetica Neue" w:hAnsi="Times New Roman" w:cs="Times New Roman"/>
            <w:sz w:val="22"/>
            <w:szCs w:val="22"/>
          </w:rPr>
          <w:t xml:space="preserve">may be </w:t>
        </w:r>
      </w:ins>
      <w:del w:id="100" w:author="Rachael Roueche" w:date="2017-06-09T08:29:00Z">
        <w:r w:rsidR="000E5AF2" w:rsidRPr="004F1A94" w:rsidDel="0049604C">
          <w:rPr>
            <w:rFonts w:ascii="Times New Roman" w:eastAsia="Helvetica Neue" w:hAnsi="Times New Roman" w:cs="Times New Roman"/>
            <w:sz w:val="22"/>
            <w:szCs w:val="22"/>
          </w:rPr>
          <w:delText xml:space="preserve">is now </w:delText>
        </w:r>
      </w:del>
      <w:r w:rsidR="000E5AF2" w:rsidRPr="004F1A94">
        <w:rPr>
          <w:rFonts w:ascii="Times New Roman" w:eastAsia="Helvetica Neue" w:hAnsi="Times New Roman" w:cs="Times New Roman"/>
          <w:sz w:val="22"/>
          <w:szCs w:val="22"/>
        </w:rPr>
        <w:t>replaced by</w:t>
      </w:r>
      <w:ins w:id="101" w:author="Rachael Roueche" w:date="2017-06-09T08:29:00Z">
        <w:r w:rsidR="0049604C">
          <w:rPr>
            <w:rFonts w:ascii="Times New Roman" w:eastAsia="Helvetica Neue" w:hAnsi="Times New Roman" w:cs="Times New Roman"/>
            <w:sz w:val="22"/>
            <w:szCs w:val="22"/>
          </w:rPr>
          <w:t xml:space="preserve"> the</w:t>
        </w:r>
      </w:ins>
      <w:r w:rsidR="000E5AF2" w:rsidRPr="004F1A94">
        <w:rPr>
          <w:rFonts w:ascii="Times New Roman" w:eastAsia="Helvetica Neue" w:hAnsi="Times New Roman" w:cs="Times New Roman"/>
          <w:sz w:val="22"/>
          <w:szCs w:val="22"/>
        </w:rPr>
        <w:t xml:space="preserve"> Benefit Summary</w:t>
      </w:r>
      <w:ins w:id="102" w:author="Rachael Roueche" w:date="2017-06-09T08:30:00Z">
        <w:r w:rsidR="0049604C">
          <w:rPr>
            <w:rFonts w:ascii="Times New Roman" w:eastAsia="Helvetica Neue" w:hAnsi="Times New Roman" w:cs="Times New Roman"/>
            <w:sz w:val="22"/>
            <w:szCs w:val="22"/>
          </w:rPr>
          <w:t xml:space="preserve"> Letters</w:t>
        </w:r>
      </w:ins>
      <w:r w:rsidR="000E5AF2" w:rsidRPr="004F1A94">
        <w:rPr>
          <w:rFonts w:ascii="Times New Roman" w:eastAsia="Helvetica Neue" w:hAnsi="Times New Roman" w:cs="Times New Roman"/>
          <w:sz w:val="22"/>
          <w:szCs w:val="22"/>
        </w:rPr>
        <w:t xml:space="preserve"> </w:t>
      </w:r>
      <w:ins w:id="103" w:author="Rachael Roueche" w:date="2017-06-09T08:30:00Z">
        <w:r w:rsidR="0049604C">
          <w:rPr>
            <w:rFonts w:ascii="Times New Roman" w:eastAsia="Helvetica Neue" w:hAnsi="Times New Roman" w:cs="Times New Roman"/>
            <w:sz w:val="22"/>
            <w:szCs w:val="22"/>
          </w:rPr>
          <w:t>since various Summary sections are duplicates of those 2 letters.</w:t>
        </w:r>
      </w:ins>
      <w:del w:id="104" w:author="Rachael Roueche" w:date="2017-06-09T08:30:00Z">
        <w:r w:rsidR="000E5AF2" w:rsidRPr="004F1A94" w:rsidDel="0049604C">
          <w:rPr>
            <w:rFonts w:ascii="Times New Roman" w:eastAsia="Helvetica Neue" w:hAnsi="Times New Roman" w:cs="Times New Roman"/>
            <w:sz w:val="22"/>
            <w:szCs w:val="22"/>
          </w:rPr>
          <w:delText>because of options added</w:delText>
        </w:r>
      </w:del>
      <w:r w:rsidR="000E5AF2" w:rsidRPr="004F1A94">
        <w:rPr>
          <w:rFonts w:ascii="Times New Roman" w:eastAsia="Helvetica Neue" w:hAnsi="Times New Roman" w:cs="Times New Roman"/>
          <w:sz w:val="22"/>
          <w:szCs w:val="22"/>
        </w:rPr>
        <w:t>.</w:t>
      </w:r>
    </w:p>
    <w:p w14:paraId="74E38297" w14:textId="44FF6807" w:rsidR="004F1A94" w:rsidDel="0049604C" w:rsidRDefault="004F1A94" w:rsidP="004F1A94">
      <w:pPr>
        <w:numPr>
          <w:ilvl w:val="0"/>
          <w:numId w:val="2"/>
        </w:numPr>
        <w:ind w:hanging="360"/>
        <w:contextualSpacing/>
        <w:rPr>
          <w:del w:id="105" w:author="Rachael Roueche" w:date="2017-06-09T08:31:00Z"/>
          <w:rFonts w:ascii="Times New Roman" w:eastAsia="Helvetica Neue" w:hAnsi="Times New Roman" w:cs="Times New Roman"/>
          <w:sz w:val="22"/>
          <w:szCs w:val="22"/>
        </w:rPr>
      </w:pPr>
      <w:del w:id="106" w:author="Rachael Roueche" w:date="2017-06-09T08:31:00Z">
        <w:r w:rsidDel="0049604C">
          <w:rPr>
            <w:rFonts w:ascii="Times New Roman" w:eastAsia="Helvetica Neue" w:hAnsi="Times New Roman" w:cs="Times New Roman"/>
            <w:sz w:val="22"/>
            <w:szCs w:val="22"/>
          </w:rPr>
          <w:delText>No changes or consolidation of letters will be done at this time due to insufficient time for user testing.</w:delText>
        </w:r>
      </w:del>
    </w:p>
    <w:p w14:paraId="173AEA99" w14:textId="77777777" w:rsidR="004F1A94" w:rsidRDefault="000E5AF2" w:rsidP="004F1A94">
      <w:pPr>
        <w:numPr>
          <w:ilvl w:val="0"/>
          <w:numId w:val="2"/>
        </w:numPr>
        <w:ind w:hanging="360"/>
        <w:contextualSpacing/>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 xml:space="preserve">Proof of Service is really a Veteran ID card. </w:t>
      </w:r>
      <w:commentRangeStart w:id="107"/>
      <w:r w:rsidRPr="004F1A94">
        <w:rPr>
          <w:rFonts w:ascii="Times New Roman" w:eastAsia="Helvetica Neue" w:hAnsi="Times New Roman" w:cs="Times New Roman"/>
          <w:sz w:val="22"/>
          <w:szCs w:val="22"/>
        </w:rPr>
        <w:t>Veteran Identification Card of 2015</w:t>
      </w:r>
      <w:commentRangeEnd w:id="107"/>
      <w:r w:rsidR="0049604C">
        <w:rPr>
          <w:rStyle w:val="CommentReference"/>
        </w:rPr>
        <w:commentReference w:id="107"/>
      </w:r>
    </w:p>
    <w:p w14:paraId="1AB29946" w14:textId="334097F0" w:rsidR="000E5AF2" w:rsidRPr="004F1A94" w:rsidRDefault="009D7C35"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Two (2) letters  are g</w:t>
      </w:r>
      <w:r w:rsidR="000E5AF2" w:rsidRPr="004F1A94">
        <w:rPr>
          <w:rFonts w:ascii="Times New Roman" w:eastAsia="Helvetica Neue" w:hAnsi="Times New Roman" w:cs="Times New Roman"/>
          <w:sz w:val="22"/>
          <w:szCs w:val="22"/>
        </w:rPr>
        <w:t>enerated by Veterans Health Administration (VISTA): Mike Davis</w:t>
      </w:r>
      <w:r>
        <w:rPr>
          <w:rFonts w:ascii="Times New Roman" w:eastAsia="Helvetica Neue" w:hAnsi="Times New Roman" w:cs="Times New Roman"/>
          <w:sz w:val="22"/>
          <w:szCs w:val="22"/>
        </w:rPr>
        <w:t xml:space="preserve"> is the</w:t>
      </w:r>
      <w:r w:rsidR="000E5AF2" w:rsidRPr="004F1A94">
        <w:rPr>
          <w:rFonts w:ascii="Times New Roman" w:eastAsia="Helvetica Neue" w:hAnsi="Times New Roman" w:cs="Times New Roman"/>
          <w:sz w:val="22"/>
          <w:szCs w:val="22"/>
        </w:rPr>
        <w:t xml:space="preserve"> POC</w:t>
      </w:r>
    </w:p>
    <w:p w14:paraId="50AEC049" w14:textId="77777777" w:rsidR="000E5AF2" w:rsidRPr="004F1A94" w:rsidRDefault="000E5AF2" w:rsidP="004F1A94">
      <w:pPr>
        <w:widowControl/>
        <w:numPr>
          <w:ilvl w:val="0"/>
          <w:numId w:val="24"/>
        </w:numPr>
        <w:shd w:val="clear" w:color="auto" w:fill="FFFFFF"/>
        <w:spacing w:before="100" w:beforeAutospacing="1"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"MEDICAREPARTD"</w:t>
      </w:r>
    </w:p>
    <w:p w14:paraId="23A15893" w14:textId="70EAA5B2" w:rsidR="000E5AF2" w:rsidRPr="004F1A94" w:rsidRDefault="000E5AF2" w:rsidP="004F1A94">
      <w:pPr>
        <w:widowControl/>
        <w:numPr>
          <w:ilvl w:val="0"/>
          <w:numId w:val="24"/>
        </w:numPr>
        <w:shd w:val="clear" w:color="auto" w:fill="FFFFFF"/>
        <w:spacing w:before="60"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"MINIMUMESSENTIALCOVERAGE"</w:t>
      </w:r>
    </w:p>
    <w:p w14:paraId="122B8005" w14:textId="6561A87E" w:rsidR="00090E40"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Stakeholders have confirmed no issue with changing name of this feature if better, more intuitive name for Veterans.</w:t>
      </w:r>
    </w:p>
    <w:p w14:paraId="737B9BB7" w14:textId="74543A1A" w:rsidR="006D3BD8" w:rsidRPr="006D3BD8"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One additional letter will be added to existing letters for the education certificate of eligibility (COE). </w:t>
      </w:r>
      <w:r w:rsidR="006D3BD8">
        <w:rPr>
          <w:rFonts w:ascii="Times New Roman" w:eastAsia="Helvetica Neue" w:hAnsi="Times New Roman" w:cs="Times New Roman"/>
          <w:sz w:val="22"/>
          <w:szCs w:val="22"/>
        </w:rPr>
        <w:t xml:space="preserve"> </w:t>
      </w:r>
      <w:r>
        <w:rPr>
          <w:rFonts w:ascii="Times New Roman" w:eastAsia="Helvetica Neue" w:hAnsi="Times New Roman" w:cs="Times New Roman"/>
          <w:sz w:val="22"/>
          <w:szCs w:val="22"/>
        </w:rPr>
        <w:t>This work will be coordinated with</w:t>
      </w:r>
      <w:r w:rsidR="005F6D4D">
        <w:rPr>
          <w:rFonts w:ascii="Times New Roman" w:eastAsia="Helvetica Neue" w:hAnsi="Times New Roman" w:cs="Times New Roman"/>
          <w:sz w:val="22"/>
          <w:szCs w:val="22"/>
        </w:rPr>
        <w:t xml:space="preserve">  Shay </w:t>
      </w:r>
      <w:r>
        <w:rPr>
          <w:rFonts w:ascii="Times New Roman" w:eastAsia="Helvetica Neue" w:hAnsi="Times New Roman" w:cs="Times New Roman"/>
          <w:sz w:val="22"/>
          <w:szCs w:val="22"/>
        </w:rPr>
        <w:t xml:space="preserve">Norton </w:t>
      </w:r>
      <w:r w:rsidR="005F6D4D">
        <w:rPr>
          <w:rFonts w:ascii="Times New Roman" w:eastAsia="Helvetica Neue" w:hAnsi="Times New Roman" w:cs="Times New Roman"/>
          <w:sz w:val="22"/>
          <w:szCs w:val="22"/>
        </w:rPr>
        <w:t xml:space="preserve">and Rodney </w:t>
      </w:r>
      <w:r>
        <w:rPr>
          <w:rFonts w:ascii="Times New Roman" w:eastAsia="Helvetica Neue" w:hAnsi="Times New Roman" w:cs="Times New Roman"/>
          <w:sz w:val="22"/>
          <w:szCs w:val="22"/>
        </w:rPr>
        <w:t>Alexander and has technical dependency on EVSS team.</w:t>
      </w:r>
    </w:p>
    <w:p w14:paraId="23FB45CB" w14:textId="4E5712F8"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VBA</w:t>
      </w:r>
      <w:r w:rsidR="006E314E" w:rsidRPr="000B3AA2">
        <w:rPr>
          <w:rFonts w:ascii="Times New Roman" w:eastAsia="Helvetica Neue" w:hAnsi="Times New Roman" w:cs="Times New Roman"/>
          <w:sz w:val="22"/>
          <w:szCs w:val="22"/>
        </w:rPr>
        <w:t xml:space="preserve"> team will identify 4-5 Veteran testers who will use the </w:t>
      </w:r>
      <w:del w:id="108" w:author="Rachael Roueche" w:date="2017-06-09T08:32:00Z">
        <w:r w:rsidR="006E314E" w:rsidRPr="000B3AA2" w:rsidDel="0049604C">
          <w:rPr>
            <w:rFonts w:ascii="Times New Roman" w:eastAsia="Helvetica Neue" w:hAnsi="Times New Roman" w:cs="Times New Roman"/>
            <w:sz w:val="22"/>
            <w:szCs w:val="22"/>
          </w:rPr>
          <w:delText xml:space="preserve">form </w:delText>
        </w:r>
      </w:del>
      <w:ins w:id="109" w:author="Rachael Roueche" w:date="2017-06-09T08:32:00Z">
        <w:r w:rsidR="0049604C">
          <w:rPr>
            <w:rFonts w:ascii="Times New Roman" w:eastAsia="Helvetica Neue" w:hAnsi="Times New Roman" w:cs="Times New Roman"/>
            <w:sz w:val="22"/>
            <w:szCs w:val="22"/>
          </w:rPr>
          <w:t>tool</w:t>
        </w:r>
        <w:r w:rsidR="0049604C" w:rsidRPr="000B3AA2">
          <w:rPr>
            <w:rFonts w:ascii="Times New Roman" w:eastAsia="Helvetica Neue" w:hAnsi="Times New Roman" w:cs="Times New Roman"/>
            <w:sz w:val="22"/>
            <w:szCs w:val="22"/>
          </w:rPr>
          <w:t xml:space="preserve"> </w:t>
        </w:r>
      </w:ins>
      <w:r w:rsidR="006E314E" w:rsidRPr="000B3AA2">
        <w:rPr>
          <w:rFonts w:ascii="Times New Roman" w:eastAsia="Helvetica Neue" w:hAnsi="Times New Roman" w:cs="Times New Roman"/>
          <w:sz w:val="22"/>
          <w:szCs w:val="22"/>
        </w:rPr>
        <w:t xml:space="preserve">to </w:t>
      </w:r>
      <w:del w:id="110" w:author="Rachael Roueche" w:date="2017-06-09T08:32:00Z">
        <w:r w:rsidR="006E314E" w:rsidRPr="000B3AA2" w:rsidDel="0049604C">
          <w:rPr>
            <w:rFonts w:ascii="Times New Roman" w:eastAsia="Helvetica Neue" w:hAnsi="Times New Roman" w:cs="Times New Roman"/>
            <w:sz w:val="22"/>
            <w:szCs w:val="22"/>
          </w:rPr>
          <w:delText xml:space="preserve">apply for benefits </w:delText>
        </w:r>
      </w:del>
      <w:ins w:id="111" w:author="Rachael Roueche" w:date="2017-06-09T08:32:00Z">
        <w:r w:rsidR="0049604C">
          <w:rPr>
            <w:rFonts w:ascii="Times New Roman" w:eastAsia="Helvetica Neue" w:hAnsi="Times New Roman" w:cs="Times New Roman"/>
            <w:sz w:val="22"/>
            <w:szCs w:val="22"/>
          </w:rPr>
          <w:t xml:space="preserve">download letters available to them and </w:t>
        </w:r>
      </w:ins>
      <w:del w:id="112" w:author="Rachael Roueche" w:date="2017-06-09T08:32:00Z">
        <w:r w:rsidR="006E314E" w:rsidRPr="000B3AA2" w:rsidDel="0049604C">
          <w:rPr>
            <w:rFonts w:ascii="Times New Roman" w:eastAsia="Helvetica Neue" w:hAnsi="Times New Roman" w:cs="Times New Roman"/>
            <w:sz w:val="22"/>
            <w:szCs w:val="22"/>
          </w:rPr>
          <w:delText xml:space="preserve">to </w:delText>
        </w:r>
      </w:del>
      <w:r w:rsidR="006E314E" w:rsidRPr="000B3AA2">
        <w:rPr>
          <w:rFonts w:ascii="Times New Roman" w:eastAsia="Helvetica Neue" w:hAnsi="Times New Roman" w:cs="Times New Roman"/>
          <w:sz w:val="22"/>
          <w:szCs w:val="22"/>
        </w:rPr>
        <w:t>work with</w:t>
      </w:r>
      <w:ins w:id="113" w:author="Rachael Roueche" w:date="2017-06-09T08:32:00Z">
        <w:r w:rsidR="0049604C">
          <w:rPr>
            <w:rFonts w:ascii="Times New Roman" w:eastAsia="Helvetica Neue" w:hAnsi="Times New Roman" w:cs="Times New Roman"/>
            <w:sz w:val="22"/>
            <w:szCs w:val="22"/>
          </w:rPr>
          <w:t xml:space="preserve"> the</w:t>
        </w:r>
      </w:ins>
      <w:r w:rsidR="006E314E" w:rsidRPr="000B3AA2">
        <w:rPr>
          <w:rFonts w:ascii="Times New Roman" w:eastAsia="Helvetica Neue" w:hAnsi="Times New Roman" w:cs="Times New Roman"/>
          <w:sz w:val="22"/>
          <w:szCs w:val="22"/>
        </w:rPr>
        <w:t xml:space="preserve"> </w:t>
      </w:r>
      <w:del w:id="114" w:author="Rachael Roueche" w:date="2017-06-09T08:29:00Z">
        <w:r w:rsidR="006E314E" w:rsidRPr="000B3AA2" w:rsidDel="0049604C">
          <w:rPr>
            <w:rFonts w:ascii="Times New Roman" w:eastAsia="Helvetica Neue" w:hAnsi="Times New Roman" w:cs="Times New Roman"/>
            <w:sz w:val="22"/>
            <w:szCs w:val="22"/>
          </w:rPr>
          <w:delText>vets.gov</w:delText>
        </w:r>
      </w:del>
      <w:ins w:id="115" w:author="Rachael Roueche" w:date="2017-06-09T08:29:00Z">
        <w:r w:rsidR="0049604C">
          <w:rPr>
            <w:rFonts w:ascii="Times New Roman" w:eastAsia="Helvetica Neue" w:hAnsi="Times New Roman" w:cs="Times New Roman"/>
            <w:sz w:val="22"/>
            <w:szCs w:val="22"/>
          </w:rPr>
          <w:t>Vets.gov</w:t>
        </w:r>
      </w:ins>
      <w:r w:rsidR="006E314E" w:rsidRPr="000B3AA2">
        <w:rPr>
          <w:rFonts w:ascii="Times New Roman" w:eastAsia="Helvetica Neue" w:hAnsi="Times New Roman" w:cs="Times New Roman"/>
          <w:sz w:val="22"/>
          <w:szCs w:val="22"/>
        </w:rPr>
        <w:t xml:space="preserve"> team</w:t>
      </w:r>
      <w:del w:id="116" w:author="Rachael Roueche" w:date="2017-06-09T08:32:00Z">
        <w:r w:rsidR="006E314E" w:rsidRPr="000B3AA2" w:rsidDel="0049604C">
          <w:rPr>
            <w:rFonts w:ascii="Times New Roman" w:eastAsia="Helvetica Neue" w:hAnsi="Times New Roman" w:cs="Times New Roman"/>
            <w:sz w:val="22"/>
            <w:szCs w:val="22"/>
          </w:rPr>
          <w:delText xml:space="preserve"> on</w:delText>
        </w:r>
      </w:del>
      <w:r w:rsidR="006E314E" w:rsidRPr="000B3AA2">
        <w:rPr>
          <w:rFonts w:ascii="Times New Roman" w:eastAsia="Helvetica Neue" w:hAnsi="Times New Roman" w:cs="Times New Roman"/>
          <w:sz w:val="22"/>
          <w:szCs w:val="22"/>
        </w:rPr>
        <w:t xml:space="preserve"> prior to launch.</w:t>
      </w:r>
    </w:p>
    <w:p w14:paraId="0CCFB7B2" w14:textId="25EA60B1"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EVSS team is</w:t>
      </w:r>
      <w:r w:rsidR="006E314E" w:rsidRPr="000B3AA2">
        <w:rPr>
          <w:rFonts w:ascii="Times New Roman" w:eastAsia="Helvetica Neue" w:hAnsi="Times New Roman" w:cs="Times New Roman"/>
          <w:sz w:val="22"/>
          <w:szCs w:val="22"/>
        </w:rPr>
        <w:t xml:space="preserve"> responsible for the timely resolution of </w:t>
      </w:r>
      <w:r w:rsidR="009D44FC">
        <w:rPr>
          <w:rFonts w:ascii="Times New Roman" w:eastAsia="Helvetica Neue" w:hAnsi="Times New Roman" w:cs="Times New Roman"/>
          <w:sz w:val="22"/>
          <w:szCs w:val="22"/>
        </w:rPr>
        <w:t xml:space="preserve">all issues with </w:t>
      </w:r>
      <w:r>
        <w:rPr>
          <w:rFonts w:ascii="Times New Roman" w:eastAsia="Helvetica Neue" w:hAnsi="Times New Roman" w:cs="Times New Roman"/>
          <w:sz w:val="22"/>
          <w:szCs w:val="22"/>
        </w:rPr>
        <w:t>EVSS backend systems.</w:t>
      </w:r>
    </w:p>
    <w:p w14:paraId="17C6DCB7" w14:textId="55E03C09"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To ensure best production results, the </w:t>
      </w:r>
      <w:del w:id="117" w:author="Rachael Roueche" w:date="2017-06-09T08:29:00Z">
        <w:r w:rsidRPr="000B3AA2" w:rsidDel="0049604C">
          <w:rPr>
            <w:rFonts w:ascii="Times New Roman" w:eastAsia="Helvetica Neue" w:hAnsi="Times New Roman" w:cs="Times New Roman"/>
            <w:sz w:val="22"/>
            <w:szCs w:val="22"/>
          </w:rPr>
          <w:delText>Vets.gov</w:delText>
        </w:r>
      </w:del>
      <w:ins w:id="11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require test accounts and read-only access to all production systems related to this work. </w:t>
      </w:r>
    </w:p>
    <w:p w14:paraId="430E2309"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Product team members and business owner will be required to identify all back-end system endpoints during discovery.</w:t>
      </w:r>
    </w:p>
    <w:p w14:paraId="470E459D" w14:textId="4B4B82A2"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lastRenderedPageBreak/>
        <w:t xml:space="preserve">API endpoints and request and response format (including data types and error codes) will not be changed without prior planning with the </w:t>
      </w:r>
      <w:del w:id="119" w:author="Rachael Roueche" w:date="2017-06-09T08:29:00Z">
        <w:r w:rsidRPr="000B3AA2" w:rsidDel="0049604C">
          <w:rPr>
            <w:rFonts w:ascii="Times New Roman" w:eastAsia="Helvetica Neue" w:hAnsi="Times New Roman" w:cs="Times New Roman"/>
            <w:sz w:val="22"/>
            <w:szCs w:val="22"/>
          </w:rPr>
          <w:delText>vets.gov</w:delText>
        </w:r>
      </w:del>
      <w:ins w:id="12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and appr</w:t>
      </w:r>
      <w:r w:rsidR="009D44FC">
        <w:rPr>
          <w:rFonts w:ascii="Times New Roman" w:eastAsia="Helvetica Neue" w:hAnsi="Times New Roman" w:cs="Times New Roman"/>
          <w:sz w:val="22"/>
          <w:szCs w:val="22"/>
        </w:rPr>
        <w:t xml:space="preserve">oval from the VA Business Owner and notifying the </w:t>
      </w:r>
      <w:del w:id="121" w:author="Rachael Roueche" w:date="2017-06-09T08:29:00Z">
        <w:r w:rsidR="009D44FC" w:rsidDel="0049604C">
          <w:rPr>
            <w:rFonts w:ascii="Times New Roman" w:eastAsia="Helvetica Neue" w:hAnsi="Times New Roman" w:cs="Times New Roman"/>
            <w:sz w:val="22"/>
            <w:szCs w:val="22"/>
          </w:rPr>
          <w:delText>vets.gov</w:delText>
        </w:r>
      </w:del>
      <w:ins w:id="122" w:author="Rachael Roueche" w:date="2017-06-09T08:29:00Z">
        <w:r w:rsidR="0049604C">
          <w:rPr>
            <w:rFonts w:ascii="Times New Roman" w:eastAsia="Helvetica Neue" w:hAnsi="Times New Roman" w:cs="Times New Roman"/>
            <w:sz w:val="22"/>
            <w:szCs w:val="22"/>
          </w:rPr>
          <w:t>Vets.gov</w:t>
        </w:r>
      </w:ins>
      <w:r w:rsidR="009D44FC">
        <w:rPr>
          <w:rFonts w:ascii="Times New Roman" w:eastAsia="Helvetica Neue" w:hAnsi="Times New Roman" w:cs="Times New Roman"/>
          <w:sz w:val="22"/>
          <w:szCs w:val="22"/>
        </w:rPr>
        <w:t xml:space="preserve"> product lead in advance.</w:t>
      </w:r>
    </w:p>
    <w:p w14:paraId="099185E2" w14:textId="2ADF573F"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Backend VA system changes that impact this scope of work will not be changed without prior planning with the </w:t>
      </w:r>
      <w:del w:id="123" w:author="Rachael Roueche" w:date="2017-06-09T08:29:00Z">
        <w:r w:rsidRPr="000B3AA2" w:rsidDel="0049604C">
          <w:rPr>
            <w:rFonts w:ascii="Times New Roman" w:eastAsia="Helvetica Neue" w:hAnsi="Times New Roman" w:cs="Times New Roman"/>
            <w:sz w:val="22"/>
            <w:szCs w:val="22"/>
          </w:rPr>
          <w:delText>vets.gov</w:delText>
        </w:r>
      </w:del>
      <w:ins w:id="124"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and appro</w:t>
      </w:r>
      <w:r w:rsidR="009D44FC">
        <w:rPr>
          <w:rFonts w:ascii="Times New Roman" w:eastAsia="Helvetica Neue" w:hAnsi="Times New Roman" w:cs="Times New Roman"/>
          <w:sz w:val="22"/>
          <w:szCs w:val="22"/>
        </w:rPr>
        <w:t>val from the VA Business Owner.</w:t>
      </w:r>
      <w:r w:rsidRPr="000B3AA2">
        <w:rPr>
          <w:rFonts w:ascii="Times New Roman" w:eastAsia="Helvetica Neue" w:hAnsi="Times New Roman" w:cs="Times New Roman"/>
          <w:sz w:val="22"/>
          <w:szCs w:val="22"/>
        </w:rPr>
        <w:t> </w:t>
      </w:r>
    </w:p>
    <w:p w14:paraId="2EC9ED85" w14:textId="338F67E1"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Content for benefits will be aligned with overall </w:t>
      </w:r>
      <w:del w:id="125" w:author="Rachael Roueche" w:date="2017-06-09T08:29:00Z">
        <w:r w:rsidRPr="000B3AA2" w:rsidDel="0049604C">
          <w:rPr>
            <w:rFonts w:ascii="Times New Roman" w:eastAsia="Helvetica Neue" w:hAnsi="Times New Roman" w:cs="Times New Roman"/>
            <w:sz w:val="22"/>
            <w:szCs w:val="22"/>
          </w:rPr>
          <w:delText>vets.gov</w:delText>
        </w:r>
      </w:del>
      <w:ins w:id="12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approach to content, plain language best practices, and the </w:t>
      </w:r>
      <w:del w:id="127" w:author="Rachael Roueche" w:date="2017-06-09T08:29:00Z">
        <w:r w:rsidRPr="000B3AA2" w:rsidDel="0049604C">
          <w:rPr>
            <w:rFonts w:ascii="Times New Roman" w:eastAsia="Helvetica Neue" w:hAnsi="Times New Roman" w:cs="Times New Roman"/>
            <w:sz w:val="22"/>
            <w:szCs w:val="22"/>
          </w:rPr>
          <w:delText>vets.gov</w:delText>
        </w:r>
      </w:del>
      <w:ins w:id="128"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editorial guidelines.</w:t>
      </w:r>
    </w:p>
    <w:p w14:paraId="13A9C68F" w14:textId="1F90DFBB"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The </w:t>
      </w:r>
      <w:del w:id="129" w:author="Rachael Roueche" w:date="2017-06-09T08:29:00Z">
        <w:r w:rsidRPr="000B3AA2" w:rsidDel="0049604C">
          <w:rPr>
            <w:rFonts w:ascii="Times New Roman" w:eastAsia="Helvetica Neue" w:hAnsi="Times New Roman" w:cs="Times New Roman"/>
            <w:sz w:val="22"/>
            <w:szCs w:val="22"/>
          </w:rPr>
          <w:delText>vets.gov</w:delText>
        </w:r>
      </w:del>
      <w:ins w:id="130"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not directly modify any backend VA systems.</w:t>
      </w:r>
    </w:p>
    <w:p w14:paraId="73331B1C" w14:textId="13E3DD3B" w:rsidR="006E4DAE" w:rsidRPr="000B3AA2" w:rsidRDefault="006E314E">
      <w:pPr>
        <w:numPr>
          <w:ilvl w:val="0"/>
          <w:numId w:val="2"/>
        </w:numPr>
        <w:ind w:hanging="360"/>
        <w:contextualSpacing/>
        <w:rPr>
          <w:rFonts w:ascii="Times New Roman" w:eastAsia="Helvetica Neue" w:hAnsi="Times New Roman" w:cs="Times New Roman"/>
          <w:sz w:val="22"/>
          <w:szCs w:val="22"/>
        </w:rPr>
      </w:pPr>
      <w:del w:id="131" w:author="Rachael Roueche" w:date="2017-06-09T08:29:00Z">
        <w:r w:rsidRPr="000B3AA2" w:rsidDel="0049604C">
          <w:rPr>
            <w:rFonts w:ascii="Times New Roman" w:eastAsia="Helvetica Neue" w:hAnsi="Times New Roman" w:cs="Times New Roman"/>
            <w:sz w:val="22"/>
            <w:szCs w:val="22"/>
          </w:rPr>
          <w:delText>vets.gov</w:delText>
        </w:r>
      </w:del>
      <w:ins w:id="132"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team will identify required changes to existing backend VA systems (e.g., identity integration, additional data fields in API, etc.); VA Business Owner will ensure that VA resources complete required technical and/or business work in a timely way </w:t>
      </w:r>
      <w:proofErr w:type="gramStart"/>
      <w:r w:rsidRPr="000B3AA2">
        <w:rPr>
          <w:rFonts w:ascii="Times New Roman" w:eastAsia="Helvetica Neue" w:hAnsi="Times New Roman" w:cs="Times New Roman"/>
          <w:sz w:val="22"/>
          <w:szCs w:val="22"/>
        </w:rPr>
        <w:t>in order to</w:t>
      </w:r>
      <w:proofErr w:type="gramEnd"/>
      <w:r w:rsidRPr="000B3AA2">
        <w:rPr>
          <w:rFonts w:ascii="Times New Roman" w:eastAsia="Helvetica Neue" w:hAnsi="Times New Roman" w:cs="Times New Roman"/>
          <w:sz w:val="22"/>
          <w:szCs w:val="22"/>
        </w:rPr>
        <w:t xml:space="preserve"> meet milestone schedule.</w:t>
      </w:r>
    </w:p>
    <w:p w14:paraId="518AA98C" w14:textId="27AAE12C" w:rsidR="006E4DAE" w:rsidRPr="000B3AA2" w:rsidRDefault="009D44FC">
      <w:pPr>
        <w:numPr>
          <w:ilvl w:val="0"/>
          <w:numId w:val="2"/>
        </w:numPr>
        <w:ind w:hanging="360"/>
        <w:contextualSpacing/>
        <w:rPr>
          <w:rFonts w:ascii="Times New Roman" w:eastAsia="Helvetica Neue" w:hAnsi="Times New Roman" w:cs="Times New Roman"/>
          <w:sz w:val="22"/>
          <w:szCs w:val="22"/>
        </w:rPr>
      </w:pPr>
      <w:bookmarkStart w:id="133" w:name="_2s8eyo1" w:colFirst="0" w:colLast="0"/>
      <w:bookmarkEnd w:id="133"/>
      <w:r>
        <w:rPr>
          <w:rFonts w:ascii="Times New Roman" w:eastAsia="Helvetica Neue" w:hAnsi="Times New Roman" w:cs="Times New Roman"/>
          <w:sz w:val="22"/>
          <w:szCs w:val="22"/>
        </w:rPr>
        <w:t>The VA Business Owner</w:t>
      </w:r>
      <w:r w:rsidR="006D3BD8">
        <w:rPr>
          <w:rFonts w:ascii="Times New Roman" w:eastAsia="Helvetica Neue" w:hAnsi="Times New Roman" w:cs="Times New Roman"/>
          <w:sz w:val="22"/>
          <w:szCs w:val="22"/>
        </w:rPr>
        <w:t xml:space="preserve"> and SMEs</w:t>
      </w:r>
      <w:r>
        <w:rPr>
          <w:rFonts w:ascii="Times New Roman" w:eastAsia="Helvetica Neue" w:hAnsi="Times New Roman" w:cs="Times New Roman"/>
          <w:sz w:val="22"/>
          <w:szCs w:val="22"/>
        </w:rPr>
        <w:t xml:space="preserve"> will assist with gathering</w:t>
      </w:r>
      <w:r w:rsidR="006D3BD8">
        <w:rPr>
          <w:rFonts w:ascii="Times New Roman" w:eastAsia="Helvetica Neue" w:hAnsi="Times New Roman" w:cs="Times New Roman"/>
          <w:sz w:val="22"/>
          <w:szCs w:val="22"/>
        </w:rPr>
        <w:t xml:space="preserve"> / providing </w:t>
      </w:r>
      <w:del w:id="134" w:author="Rachael Roueche" w:date="2017-06-09T08:29:00Z">
        <w:r w:rsidR="006D3BD8" w:rsidDel="0049604C">
          <w:rPr>
            <w:rFonts w:ascii="Times New Roman" w:eastAsia="Helvetica Neue" w:hAnsi="Times New Roman" w:cs="Times New Roman"/>
            <w:sz w:val="22"/>
            <w:szCs w:val="22"/>
          </w:rPr>
          <w:delText>vets.gov</w:delText>
        </w:r>
      </w:del>
      <w:ins w:id="135" w:author="Rachael Roueche" w:date="2017-06-09T08:29:00Z">
        <w:r w:rsidR="0049604C">
          <w:rPr>
            <w:rFonts w:ascii="Times New Roman" w:eastAsia="Helvetica Neue" w:hAnsi="Times New Roman" w:cs="Times New Roman"/>
            <w:sz w:val="22"/>
            <w:szCs w:val="22"/>
          </w:rPr>
          <w:t>Vets.gov</w:t>
        </w:r>
      </w:ins>
      <w:r w:rsidR="006D3BD8">
        <w:rPr>
          <w:rFonts w:ascii="Times New Roman" w:eastAsia="Helvetica Neue" w:hAnsi="Times New Roman" w:cs="Times New Roman"/>
          <w:sz w:val="22"/>
          <w:szCs w:val="22"/>
        </w:rPr>
        <w:t xml:space="preserve"> team with</w:t>
      </w:r>
      <w:r>
        <w:rPr>
          <w:rFonts w:ascii="Times New Roman" w:eastAsia="Helvetica Neue" w:hAnsi="Times New Roman" w:cs="Times New Roman"/>
          <w:sz w:val="22"/>
          <w:szCs w:val="22"/>
        </w:rPr>
        <w:t xml:space="preserve"> baseline performance data </w:t>
      </w:r>
      <w:proofErr w:type="gramStart"/>
      <w:r>
        <w:rPr>
          <w:rFonts w:ascii="Times New Roman" w:eastAsia="Helvetica Neue" w:hAnsi="Times New Roman" w:cs="Times New Roman"/>
          <w:sz w:val="22"/>
          <w:szCs w:val="22"/>
        </w:rPr>
        <w:t>in order to</w:t>
      </w:r>
      <w:proofErr w:type="gramEnd"/>
      <w:r>
        <w:rPr>
          <w:rFonts w:ascii="Times New Roman" w:eastAsia="Helvetica Neue" w:hAnsi="Times New Roman" w:cs="Times New Roman"/>
          <w:sz w:val="22"/>
          <w:szCs w:val="22"/>
        </w:rPr>
        <w:t xml:space="preserve"> compare before and after Veteran experience and improvements with this product.</w:t>
      </w:r>
    </w:p>
    <w:p w14:paraId="50F4AEB9" w14:textId="618D2C6D" w:rsidR="006E4DAE" w:rsidRPr="000B3AA2" w:rsidRDefault="006E314E">
      <w:pPr>
        <w:pStyle w:val="Heading1"/>
        <w:numPr>
          <w:ilvl w:val="0"/>
          <w:numId w:val="11"/>
        </w:numPr>
        <w:ind w:left="450" w:hanging="431"/>
        <w:rPr>
          <w:rFonts w:ascii="Times New Roman" w:eastAsia="Helvetica Neue" w:hAnsi="Times New Roman" w:cs="Times New Roman"/>
        </w:rPr>
      </w:pPr>
      <w:bookmarkStart w:id="136" w:name="_17dp8vu" w:colFirst="0" w:colLast="0"/>
      <w:bookmarkStart w:id="137" w:name="_Toc358289228"/>
      <w:bookmarkEnd w:id="136"/>
      <w:del w:id="138" w:author="Rachael Roueche" w:date="2017-06-09T08:29:00Z">
        <w:r w:rsidRPr="000B3AA2" w:rsidDel="0049604C">
          <w:rPr>
            <w:rFonts w:ascii="Times New Roman" w:eastAsia="Helvetica Neue" w:hAnsi="Times New Roman" w:cs="Times New Roman"/>
          </w:rPr>
          <w:delText>Vets.gov</w:delText>
        </w:r>
      </w:del>
      <w:ins w:id="139" w:author="Rachael Roueche" w:date="2017-06-09T08:29:00Z">
        <w:r w:rsidR="0049604C">
          <w:rPr>
            <w:rFonts w:ascii="Times New Roman" w:eastAsia="Helvetica Neue" w:hAnsi="Times New Roman" w:cs="Times New Roman"/>
          </w:rPr>
          <w:t>Vets.gov</w:t>
        </w:r>
      </w:ins>
      <w:r w:rsidRPr="000B3AA2">
        <w:rPr>
          <w:rFonts w:ascii="Times New Roman" w:eastAsia="Helvetica Neue" w:hAnsi="Times New Roman" w:cs="Times New Roman"/>
        </w:rPr>
        <w:t xml:space="preserve"> Product Methodology</w:t>
      </w:r>
      <w:bookmarkEnd w:id="137"/>
      <w:r w:rsidRPr="000B3AA2">
        <w:rPr>
          <w:rFonts w:ascii="Times New Roman" w:eastAsia="Helvetica Neue" w:hAnsi="Times New Roman" w:cs="Times New Roman"/>
        </w:rPr>
        <w:t xml:space="preserve"> </w:t>
      </w:r>
    </w:p>
    <w:p w14:paraId="55DFE0B9" w14:textId="2AC85B16"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 xml:space="preserve">Please refer to the </w:t>
      </w:r>
      <w:del w:id="140" w:author="Rachael Roueche" w:date="2017-06-09T08:29:00Z">
        <w:r w:rsidRPr="000B3AA2" w:rsidDel="0049604C">
          <w:rPr>
            <w:rFonts w:ascii="Times New Roman" w:eastAsia="Helvetica Neue" w:hAnsi="Times New Roman" w:cs="Times New Roman"/>
            <w:sz w:val="22"/>
            <w:szCs w:val="22"/>
          </w:rPr>
          <w:delText>vets.gov</w:delText>
        </w:r>
      </w:del>
      <w:ins w:id="141"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playbook (</w:t>
      </w:r>
      <w:ins w:id="142" w:author="Rachael Roueche" w:date="2017-06-09T08:37:00Z">
        <w:r w:rsidR="005D5F3B">
          <w:rPr>
            <w:rFonts w:ascii="Times New Roman" w:eastAsia="Helvetica Neue" w:hAnsi="Times New Roman" w:cs="Times New Roman"/>
            <w:color w:val="0563C1"/>
            <w:sz w:val="22"/>
            <w:szCs w:val="22"/>
            <w:u w:val="single"/>
          </w:rPr>
          <w:fldChar w:fldCharType="begin"/>
        </w:r>
        <w:r w:rsidR="005D5F3B">
          <w:rPr>
            <w:rFonts w:ascii="Times New Roman" w:eastAsia="Helvetica Neue" w:hAnsi="Times New Roman" w:cs="Times New Roman"/>
            <w:color w:val="0563C1"/>
            <w:sz w:val="22"/>
            <w:szCs w:val="22"/>
            <w:u w:val="single"/>
          </w:rPr>
          <w:instrText xml:space="preserve"> HYPERLINK "</w:instrText>
        </w:r>
      </w:ins>
      <w:r w:rsidR="005D5F3B" w:rsidRPr="000B3AA2">
        <w:rPr>
          <w:rFonts w:ascii="Times New Roman" w:eastAsia="Helvetica Neue" w:hAnsi="Times New Roman" w:cs="Times New Roman"/>
          <w:color w:val="0563C1"/>
          <w:sz w:val="22"/>
          <w:szCs w:val="22"/>
          <w:u w:val="single"/>
        </w:rPr>
        <w:instrText>https://www.</w:instrText>
      </w:r>
      <w:ins w:id="143" w:author="Rachael Roueche" w:date="2017-06-09T08:29:00Z">
        <w:r w:rsidR="005D5F3B">
          <w:rPr>
            <w:rFonts w:ascii="Times New Roman" w:eastAsia="Helvetica Neue" w:hAnsi="Times New Roman" w:cs="Times New Roman"/>
            <w:color w:val="0563C1"/>
            <w:sz w:val="22"/>
            <w:szCs w:val="22"/>
            <w:u w:val="single"/>
          </w:rPr>
          <w:instrText>vets.gov</w:instrText>
        </w:r>
      </w:ins>
      <w:r w:rsidR="005D5F3B" w:rsidRPr="000B3AA2">
        <w:rPr>
          <w:rFonts w:ascii="Times New Roman" w:eastAsia="Helvetica Neue" w:hAnsi="Times New Roman" w:cs="Times New Roman"/>
          <w:color w:val="0563C1"/>
          <w:sz w:val="22"/>
          <w:szCs w:val="22"/>
          <w:u w:val="single"/>
        </w:rPr>
        <w:instrText>/playbook/</w:instrText>
      </w:r>
      <w:ins w:id="144" w:author="Rachael Roueche" w:date="2017-06-09T08:37:00Z">
        <w:r w:rsidR="005D5F3B">
          <w:rPr>
            <w:rFonts w:ascii="Times New Roman" w:eastAsia="Helvetica Neue" w:hAnsi="Times New Roman" w:cs="Times New Roman"/>
            <w:color w:val="0563C1"/>
            <w:sz w:val="22"/>
            <w:szCs w:val="22"/>
            <w:u w:val="single"/>
          </w:rPr>
          <w:instrText xml:space="preserve">" </w:instrText>
        </w:r>
        <w:r w:rsidR="005D5F3B">
          <w:rPr>
            <w:rFonts w:ascii="Times New Roman" w:eastAsia="Helvetica Neue" w:hAnsi="Times New Roman" w:cs="Times New Roman"/>
            <w:color w:val="0563C1"/>
            <w:sz w:val="22"/>
            <w:szCs w:val="22"/>
            <w:u w:val="single"/>
          </w:rPr>
          <w:fldChar w:fldCharType="separate"/>
        </w:r>
      </w:ins>
      <w:r w:rsidR="005D5F3B" w:rsidRPr="004F7EF3">
        <w:rPr>
          <w:rStyle w:val="Hyperlink"/>
          <w:rFonts w:ascii="Times New Roman" w:eastAsia="Helvetica Neue" w:hAnsi="Times New Roman" w:cs="Times New Roman"/>
          <w:sz w:val="22"/>
          <w:szCs w:val="22"/>
        </w:rPr>
        <w:t>https://www.</w:t>
      </w:r>
      <w:del w:id="145" w:author="Rachael Roueche" w:date="2017-06-09T08:29:00Z">
        <w:r w:rsidR="005D5F3B" w:rsidRPr="004F7EF3" w:rsidDel="0049604C">
          <w:rPr>
            <w:rStyle w:val="Hyperlink"/>
            <w:rFonts w:ascii="Times New Roman" w:eastAsia="Helvetica Neue" w:hAnsi="Times New Roman" w:cs="Times New Roman"/>
            <w:sz w:val="22"/>
            <w:szCs w:val="22"/>
          </w:rPr>
          <w:delText>vets.gov</w:delText>
        </w:r>
      </w:del>
      <w:ins w:id="146" w:author="Rachael Roueche" w:date="2017-06-09T08:29:00Z">
        <w:r w:rsidR="005D5F3B" w:rsidRPr="004F7EF3">
          <w:rPr>
            <w:rStyle w:val="Hyperlink"/>
            <w:rFonts w:ascii="Times New Roman" w:eastAsia="Helvetica Neue" w:hAnsi="Times New Roman" w:cs="Times New Roman"/>
            <w:sz w:val="22"/>
            <w:szCs w:val="22"/>
          </w:rPr>
          <w:t>ve</w:t>
        </w:r>
        <w:r w:rsidR="005D5F3B" w:rsidRPr="004F7EF3">
          <w:rPr>
            <w:rStyle w:val="Hyperlink"/>
            <w:rFonts w:ascii="Times New Roman" w:eastAsia="Helvetica Neue" w:hAnsi="Times New Roman" w:cs="Times New Roman"/>
            <w:sz w:val="22"/>
            <w:szCs w:val="22"/>
          </w:rPr>
          <w:t>ts.gov</w:t>
        </w:r>
      </w:ins>
      <w:r w:rsidR="005D5F3B" w:rsidRPr="004F7EF3">
        <w:rPr>
          <w:rStyle w:val="Hyperlink"/>
          <w:rFonts w:ascii="Times New Roman" w:eastAsia="Helvetica Neue" w:hAnsi="Times New Roman" w:cs="Times New Roman"/>
          <w:sz w:val="22"/>
          <w:szCs w:val="22"/>
        </w:rPr>
        <w:t>/playbook/</w:t>
      </w:r>
      <w:ins w:id="147" w:author="Rachael Roueche" w:date="2017-06-09T08:37:00Z">
        <w:r w:rsidR="005D5F3B">
          <w:rPr>
            <w:rFonts w:ascii="Times New Roman" w:eastAsia="Helvetica Neue" w:hAnsi="Times New Roman" w:cs="Times New Roman"/>
            <w:color w:val="0563C1"/>
            <w:sz w:val="22"/>
            <w:szCs w:val="22"/>
            <w:u w:val="single"/>
          </w:rPr>
          <w:fldChar w:fldCharType="end"/>
        </w:r>
      </w:ins>
      <w:r w:rsidRPr="000B3AA2">
        <w:rPr>
          <w:rFonts w:ascii="Times New Roman" w:eastAsia="Helvetica Neue" w:hAnsi="Times New Roman" w:cs="Times New Roman"/>
          <w:sz w:val="22"/>
          <w:szCs w:val="22"/>
        </w:rPr>
        <w:t xml:space="preserve"> ) that defines the product methodology, outputs, and roles in further detail. Relevant content will be reviewed and migrated per the editorial guidelines in the playbook (</w:t>
      </w:r>
      <w:bookmarkStart w:id="148" w:name="_GoBack"/>
      <w:bookmarkEnd w:id="148"/>
      <w:ins w:id="149" w:author="Rachael Roueche" w:date="2017-06-09T08:37:00Z">
        <w:r w:rsidR="005D5F3B">
          <w:rPr>
            <w:rFonts w:ascii="Times New Roman" w:eastAsia="Helvetica Neue" w:hAnsi="Times New Roman" w:cs="Times New Roman"/>
            <w:color w:val="0563C1"/>
            <w:sz w:val="22"/>
            <w:szCs w:val="22"/>
            <w:u w:val="single"/>
          </w:rPr>
          <w:fldChar w:fldCharType="begin"/>
        </w:r>
        <w:r w:rsidR="005D5F3B">
          <w:rPr>
            <w:rFonts w:ascii="Times New Roman" w:eastAsia="Helvetica Neue" w:hAnsi="Times New Roman" w:cs="Times New Roman"/>
            <w:color w:val="0563C1"/>
            <w:sz w:val="22"/>
            <w:szCs w:val="22"/>
            <w:u w:val="single"/>
          </w:rPr>
          <w:instrText xml:space="preserve"> HYPERLINK "</w:instrText>
        </w:r>
      </w:ins>
      <w:r w:rsidR="005D5F3B" w:rsidRPr="000B3AA2">
        <w:rPr>
          <w:rFonts w:ascii="Times New Roman" w:eastAsia="Helvetica Neue" w:hAnsi="Times New Roman" w:cs="Times New Roman"/>
          <w:color w:val="0563C1"/>
          <w:sz w:val="22"/>
          <w:szCs w:val="22"/>
          <w:u w:val="single"/>
        </w:rPr>
        <w:instrText>https://www.</w:instrText>
      </w:r>
      <w:ins w:id="150" w:author="Rachael Roueche" w:date="2017-06-09T08:29:00Z">
        <w:r w:rsidR="005D5F3B">
          <w:rPr>
            <w:rFonts w:ascii="Times New Roman" w:eastAsia="Helvetica Neue" w:hAnsi="Times New Roman" w:cs="Times New Roman"/>
            <w:color w:val="0563C1"/>
            <w:sz w:val="22"/>
            <w:szCs w:val="22"/>
            <w:u w:val="single"/>
          </w:rPr>
          <w:instrText>vets.gov</w:instrText>
        </w:r>
      </w:ins>
      <w:r w:rsidR="005D5F3B" w:rsidRPr="000B3AA2">
        <w:rPr>
          <w:rFonts w:ascii="Times New Roman" w:eastAsia="Helvetica Neue" w:hAnsi="Times New Roman" w:cs="Times New Roman"/>
          <w:color w:val="0563C1"/>
          <w:sz w:val="22"/>
          <w:szCs w:val="22"/>
          <w:u w:val="single"/>
        </w:rPr>
        <w:instrText>/playbook/editorial/</w:instrText>
      </w:r>
      <w:ins w:id="151" w:author="Rachael Roueche" w:date="2017-06-09T08:37:00Z">
        <w:r w:rsidR="005D5F3B">
          <w:rPr>
            <w:rFonts w:ascii="Times New Roman" w:eastAsia="Helvetica Neue" w:hAnsi="Times New Roman" w:cs="Times New Roman"/>
            <w:color w:val="0563C1"/>
            <w:sz w:val="22"/>
            <w:szCs w:val="22"/>
            <w:u w:val="single"/>
          </w:rPr>
          <w:instrText xml:space="preserve">" </w:instrText>
        </w:r>
        <w:r w:rsidR="005D5F3B">
          <w:rPr>
            <w:rFonts w:ascii="Times New Roman" w:eastAsia="Helvetica Neue" w:hAnsi="Times New Roman" w:cs="Times New Roman"/>
            <w:color w:val="0563C1"/>
            <w:sz w:val="22"/>
            <w:szCs w:val="22"/>
            <w:u w:val="single"/>
          </w:rPr>
          <w:fldChar w:fldCharType="separate"/>
        </w:r>
      </w:ins>
      <w:r w:rsidR="005D5F3B" w:rsidRPr="004F7EF3">
        <w:rPr>
          <w:rStyle w:val="Hyperlink"/>
          <w:rFonts w:ascii="Times New Roman" w:eastAsia="Helvetica Neue" w:hAnsi="Times New Roman" w:cs="Times New Roman"/>
          <w:sz w:val="22"/>
          <w:szCs w:val="22"/>
        </w:rPr>
        <w:t>https://www.</w:t>
      </w:r>
      <w:del w:id="152" w:author="Rachael Roueche" w:date="2017-06-09T08:29:00Z">
        <w:r w:rsidR="005D5F3B" w:rsidRPr="004F7EF3" w:rsidDel="0049604C">
          <w:rPr>
            <w:rStyle w:val="Hyperlink"/>
            <w:rFonts w:ascii="Times New Roman" w:eastAsia="Helvetica Neue" w:hAnsi="Times New Roman" w:cs="Times New Roman"/>
            <w:sz w:val="22"/>
            <w:szCs w:val="22"/>
          </w:rPr>
          <w:delText>vets.gov</w:delText>
        </w:r>
      </w:del>
      <w:ins w:id="153" w:author="Rachael Roueche" w:date="2017-06-09T08:29:00Z">
        <w:r w:rsidR="005D5F3B" w:rsidRPr="004F7EF3">
          <w:rPr>
            <w:rStyle w:val="Hyperlink"/>
            <w:rFonts w:ascii="Times New Roman" w:eastAsia="Helvetica Neue" w:hAnsi="Times New Roman" w:cs="Times New Roman"/>
            <w:sz w:val="22"/>
            <w:szCs w:val="22"/>
          </w:rPr>
          <w:t>vets.gov</w:t>
        </w:r>
      </w:ins>
      <w:r w:rsidR="005D5F3B" w:rsidRPr="004F7EF3">
        <w:rPr>
          <w:rStyle w:val="Hyperlink"/>
          <w:rFonts w:ascii="Times New Roman" w:eastAsia="Helvetica Neue" w:hAnsi="Times New Roman" w:cs="Times New Roman"/>
          <w:sz w:val="22"/>
          <w:szCs w:val="22"/>
        </w:rPr>
        <w:t>/playbook/editorial/</w:t>
      </w:r>
      <w:ins w:id="154" w:author="Rachael Roueche" w:date="2017-06-09T08:37:00Z">
        <w:r w:rsidR="005D5F3B">
          <w:rPr>
            <w:rFonts w:ascii="Times New Roman" w:eastAsia="Helvetica Neue" w:hAnsi="Times New Roman" w:cs="Times New Roman"/>
            <w:color w:val="0563C1"/>
            <w:sz w:val="22"/>
            <w:szCs w:val="22"/>
            <w:u w:val="single"/>
          </w:rPr>
          <w:fldChar w:fldCharType="end"/>
        </w:r>
      </w:ins>
      <w:r w:rsidRPr="000B3AA2">
        <w:rPr>
          <w:rFonts w:ascii="Times New Roman" w:eastAsia="Helvetica Neue" w:hAnsi="Times New Roman" w:cs="Times New Roman"/>
          <w:sz w:val="22"/>
          <w:szCs w:val="22"/>
        </w:rPr>
        <w:t xml:space="preserve"> ). All </w:t>
      </w:r>
      <w:del w:id="155" w:author="Rachael Roueche" w:date="2017-06-09T08:29:00Z">
        <w:r w:rsidRPr="000B3AA2" w:rsidDel="0049604C">
          <w:rPr>
            <w:rFonts w:ascii="Times New Roman" w:eastAsia="Helvetica Neue" w:hAnsi="Times New Roman" w:cs="Times New Roman"/>
            <w:sz w:val="22"/>
            <w:szCs w:val="22"/>
          </w:rPr>
          <w:delText>vets.gov</w:delText>
        </w:r>
      </w:del>
      <w:ins w:id="156" w:author="Rachael Roueche" w:date="2017-06-09T08:29:00Z">
        <w:r w:rsidR="0049604C">
          <w:rPr>
            <w:rFonts w:ascii="Times New Roman" w:eastAsia="Helvetica Neue" w:hAnsi="Times New Roman" w:cs="Times New Roman"/>
            <w:sz w:val="22"/>
            <w:szCs w:val="22"/>
          </w:rPr>
          <w:t>Vets.gov</w:t>
        </w:r>
      </w:ins>
      <w:r w:rsidRPr="000B3AA2">
        <w:rPr>
          <w:rFonts w:ascii="Times New Roman" w:eastAsia="Helvetica Neue" w:hAnsi="Times New Roman" w:cs="Times New Roman"/>
          <w:sz w:val="22"/>
          <w:szCs w:val="22"/>
        </w:rPr>
        <w:t xml:space="preserve"> products will adhere to the standards and processes defined in the playbook.  </w:t>
      </w:r>
    </w:p>
    <w:p w14:paraId="08BCFA2B" w14:textId="77777777" w:rsidR="006E4DAE" w:rsidRPr="000B3AA2" w:rsidRDefault="006E4DAE">
      <w:pPr>
        <w:rPr>
          <w:rFonts w:ascii="Times New Roman" w:hAnsi="Times New Roman" w:cs="Times New Roman"/>
        </w:rPr>
      </w:pPr>
    </w:p>
    <w:sectPr w:rsidR="006E4DAE" w:rsidRPr="000B3AA2">
      <w:footerReference w:type="default" r:id="rId1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Rachael Roueche" w:date="2017-06-09T08:24:00Z" w:initials="RR">
    <w:p w14:paraId="18818C62" w14:textId="3031FC34" w:rsidR="00B10AED" w:rsidRDefault="00B10AED">
      <w:pPr>
        <w:pStyle w:val="CommentText"/>
      </w:pPr>
      <w:r>
        <w:rPr>
          <w:rStyle w:val="CommentReference"/>
        </w:rPr>
        <w:annotationRef/>
      </w:r>
      <w:r>
        <w:t>Delete? Or finish sentence</w:t>
      </w:r>
    </w:p>
  </w:comment>
  <w:comment w:id="76" w:author="Department of Veterans Affairs vaipmacteam" w:date="2017-06-07T15:26:00Z" w:initials="Dv">
    <w:p w14:paraId="64B5BCF0" w14:textId="1CD39D92" w:rsidR="004C7F72" w:rsidRDefault="004C7F72">
      <w:pPr>
        <w:pStyle w:val="CommentText"/>
      </w:pPr>
      <w:r>
        <w:rPr>
          <w:rStyle w:val="CommentReference"/>
        </w:rPr>
        <w:annotationRef/>
      </w:r>
      <w:r>
        <w:t>Did you give EVSS a due date?</w:t>
      </w:r>
    </w:p>
  </w:comment>
  <w:comment w:id="77" w:author="Rachael Roueche" w:date="2017-06-09T08:27:00Z" w:initials="RR">
    <w:p w14:paraId="4FFC5128" w14:textId="77777777" w:rsidR="00B10AED" w:rsidRDefault="00B10AED">
      <w:pPr>
        <w:pStyle w:val="CommentText"/>
      </w:pPr>
      <w:r>
        <w:rPr>
          <w:rStyle w:val="CommentReference"/>
        </w:rPr>
        <w:annotationRef/>
      </w:r>
      <w:r>
        <w:t>Their work for Benefits Summary and COE will be completed in production around 7/14 – which is why we want to do a phased launch. Launch Phase 1 by 6/30, then add 3 more letters to the page and launch Phase 2 7/14.</w:t>
      </w:r>
    </w:p>
    <w:p w14:paraId="3768C784" w14:textId="4A9BA456" w:rsidR="00B10AED" w:rsidRDefault="00B10AED">
      <w:pPr>
        <w:pStyle w:val="CommentText"/>
      </w:pPr>
    </w:p>
  </w:comment>
  <w:comment w:id="78" w:author="Rachael Roueche" w:date="2017-06-09T08:28:00Z" w:initials="RR">
    <w:p w14:paraId="1DC2442D" w14:textId="40BE2141" w:rsidR="00B10AED" w:rsidRDefault="00B10AED">
      <w:pPr>
        <w:pStyle w:val="CommentText"/>
      </w:pPr>
      <w:r>
        <w:rPr>
          <w:rStyle w:val="CommentReference"/>
        </w:rPr>
        <w:annotationRef/>
      </w:r>
    </w:p>
  </w:comment>
  <w:comment w:id="107" w:author="Rachael Roueche" w:date="2017-06-09T08:31:00Z" w:initials="RR">
    <w:p w14:paraId="1546BA86" w14:textId="312DB493" w:rsidR="0049604C" w:rsidRDefault="0049604C">
      <w:pPr>
        <w:pStyle w:val="CommentText"/>
      </w:pPr>
      <w:r>
        <w:rPr>
          <w:rStyle w:val="CommentReference"/>
        </w:rPr>
        <w:annotationRef/>
      </w:r>
      <w:r>
        <w:t>Not sure what this means?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818C62" w15:done="0"/>
  <w15:commentEx w15:paraId="64B5BCF0" w15:done="0"/>
  <w15:commentEx w15:paraId="3768C784" w15:paraIdParent="64B5BCF0" w15:done="0"/>
  <w15:commentEx w15:paraId="1DC2442D" w15:paraIdParent="64B5BCF0" w15:done="0"/>
  <w15:commentEx w15:paraId="1546BA8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F5DB4" w14:textId="77777777" w:rsidR="00A640C6" w:rsidRDefault="00A640C6">
      <w:r>
        <w:separator/>
      </w:r>
    </w:p>
  </w:endnote>
  <w:endnote w:type="continuationSeparator" w:id="0">
    <w:p w14:paraId="1C7D66CF" w14:textId="77777777" w:rsidR="00A640C6" w:rsidRDefault="00A64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F642F" w14:textId="77777777" w:rsidR="004C7F72" w:rsidRDefault="004C7F72">
    <w:pPr>
      <w:tabs>
        <w:tab w:val="center" w:pos="4320"/>
        <w:tab w:val="right" w:pos="8640"/>
      </w:tabs>
      <w:jc w:val="right"/>
    </w:pPr>
    <w:r>
      <w:fldChar w:fldCharType="begin"/>
    </w:r>
    <w:r>
      <w:instrText>PAGE</w:instrText>
    </w:r>
    <w:r>
      <w:fldChar w:fldCharType="separate"/>
    </w:r>
    <w:r w:rsidR="005D5F3B">
      <w:rPr>
        <w:noProof/>
      </w:rPr>
      <w:t>9</w:t>
    </w:r>
    <w:r>
      <w:fldChar w:fldCharType="end"/>
    </w:r>
  </w:p>
  <w:p w14:paraId="67B332D8" w14:textId="4801D85B" w:rsidR="004C7F72" w:rsidRDefault="004C7F72">
    <w:pPr>
      <w:tabs>
        <w:tab w:val="center" w:pos="4320"/>
        <w:tab w:val="right" w:pos="8640"/>
      </w:tabs>
      <w:spacing w:after="720"/>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334CC" w14:textId="77777777" w:rsidR="00A640C6" w:rsidRDefault="00A640C6">
      <w:r>
        <w:separator/>
      </w:r>
    </w:p>
  </w:footnote>
  <w:footnote w:type="continuationSeparator" w:id="0">
    <w:p w14:paraId="59369E23" w14:textId="77777777" w:rsidR="00A640C6" w:rsidRDefault="00A640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35715"/>
    <w:multiLevelType w:val="hybridMultilevel"/>
    <w:tmpl w:val="090675F0"/>
    <w:lvl w:ilvl="0" w:tplc="09E4F438">
      <w:start w:val="1"/>
      <w:numFmt w:val="bullet"/>
      <w:lvlText w:val=""/>
      <w:lvlJc w:val="left"/>
      <w:pPr>
        <w:tabs>
          <w:tab w:val="num" w:pos="720"/>
        </w:tabs>
        <w:ind w:left="720" w:hanging="360"/>
      </w:pPr>
      <w:rPr>
        <w:rFonts w:ascii="Wingdings" w:hAnsi="Wingdings" w:hint="default"/>
      </w:rPr>
    </w:lvl>
    <w:lvl w:ilvl="1" w:tplc="99166D60" w:tentative="1">
      <w:start w:val="1"/>
      <w:numFmt w:val="bullet"/>
      <w:lvlText w:val=""/>
      <w:lvlJc w:val="left"/>
      <w:pPr>
        <w:tabs>
          <w:tab w:val="num" w:pos="1440"/>
        </w:tabs>
        <w:ind w:left="1440" w:hanging="360"/>
      </w:pPr>
      <w:rPr>
        <w:rFonts w:ascii="Wingdings" w:hAnsi="Wingdings" w:hint="default"/>
      </w:rPr>
    </w:lvl>
    <w:lvl w:ilvl="2" w:tplc="82768B22" w:tentative="1">
      <w:start w:val="1"/>
      <w:numFmt w:val="bullet"/>
      <w:lvlText w:val=""/>
      <w:lvlJc w:val="left"/>
      <w:pPr>
        <w:tabs>
          <w:tab w:val="num" w:pos="2160"/>
        </w:tabs>
        <w:ind w:left="2160" w:hanging="360"/>
      </w:pPr>
      <w:rPr>
        <w:rFonts w:ascii="Wingdings" w:hAnsi="Wingdings" w:hint="default"/>
      </w:rPr>
    </w:lvl>
    <w:lvl w:ilvl="3" w:tplc="21E8222E" w:tentative="1">
      <w:start w:val="1"/>
      <w:numFmt w:val="bullet"/>
      <w:lvlText w:val=""/>
      <w:lvlJc w:val="left"/>
      <w:pPr>
        <w:tabs>
          <w:tab w:val="num" w:pos="2880"/>
        </w:tabs>
        <w:ind w:left="2880" w:hanging="360"/>
      </w:pPr>
      <w:rPr>
        <w:rFonts w:ascii="Wingdings" w:hAnsi="Wingdings" w:hint="default"/>
      </w:rPr>
    </w:lvl>
    <w:lvl w:ilvl="4" w:tplc="9C607C40" w:tentative="1">
      <w:start w:val="1"/>
      <w:numFmt w:val="bullet"/>
      <w:lvlText w:val=""/>
      <w:lvlJc w:val="left"/>
      <w:pPr>
        <w:tabs>
          <w:tab w:val="num" w:pos="3600"/>
        </w:tabs>
        <w:ind w:left="3600" w:hanging="360"/>
      </w:pPr>
      <w:rPr>
        <w:rFonts w:ascii="Wingdings" w:hAnsi="Wingdings" w:hint="default"/>
      </w:rPr>
    </w:lvl>
    <w:lvl w:ilvl="5" w:tplc="03DC90F2" w:tentative="1">
      <w:start w:val="1"/>
      <w:numFmt w:val="bullet"/>
      <w:lvlText w:val=""/>
      <w:lvlJc w:val="left"/>
      <w:pPr>
        <w:tabs>
          <w:tab w:val="num" w:pos="4320"/>
        </w:tabs>
        <w:ind w:left="4320" w:hanging="360"/>
      </w:pPr>
      <w:rPr>
        <w:rFonts w:ascii="Wingdings" w:hAnsi="Wingdings" w:hint="default"/>
      </w:rPr>
    </w:lvl>
    <w:lvl w:ilvl="6" w:tplc="216CA93A" w:tentative="1">
      <w:start w:val="1"/>
      <w:numFmt w:val="bullet"/>
      <w:lvlText w:val=""/>
      <w:lvlJc w:val="left"/>
      <w:pPr>
        <w:tabs>
          <w:tab w:val="num" w:pos="5040"/>
        </w:tabs>
        <w:ind w:left="5040" w:hanging="360"/>
      </w:pPr>
      <w:rPr>
        <w:rFonts w:ascii="Wingdings" w:hAnsi="Wingdings" w:hint="default"/>
      </w:rPr>
    </w:lvl>
    <w:lvl w:ilvl="7" w:tplc="89564C14" w:tentative="1">
      <w:start w:val="1"/>
      <w:numFmt w:val="bullet"/>
      <w:lvlText w:val=""/>
      <w:lvlJc w:val="left"/>
      <w:pPr>
        <w:tabs>
          <w:tab w:val="num" w:pos="5760"/>
        </w:tabs>
        <w:ind w:left="5760" w:hanging="360"/>
      </w:pPr>
      <w:rPr>
        <w:rFonts w:ascii="Wingdings" w:hAnsi="Wingdings" w:hint="default"/>
      </w:rPr>
    </w:lvl>
    <w:lvl w:ilvl="8" w:tplc="EA72B492" w:tentative="1">
      <w:start w:val="1"/>
      <w:numFmt w:val="bullet"/>
      <w:lvlText w:val=""/>
      <w:lvlJc w:val="left"/>
      <w:pPr>
        <w:tabs>
          <w:tab w:val="num" w:pos="6480"/>
        </w:tabs>
        <w:ind w:left="6480" w:hanging="360"/>
      </w:pPr>
      <w:rPr>
        <w:rFonts w:ascii="Wingdings" w:hAnsi="Wingdings" w:hint="default"/>
      </w:rPr>
    </w:lvl>
  </w:abstractNum>
  <w:abstractNum w:abstractNumId="1">
    <w:nsid w:val="120C15AF"/>
    <w:multiLevelType w:val="hybridMultilevel"/>
    <w:tmpl w:val="28B40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D35A1A"/>
    <w:multiLevelType w:val="multilevel"/>
    <w:tmpl w:val="D368B7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8225E31"/>
    <w:multiLevelType w:val="multilevel"/>
    <w:tmpl w:val="B49EA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102362"/>
    <w:multiLevelType w:val="multilevel"/>
    <w:tmpl w:val="5A109A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10D6D51"/>
    <w:multiLevelType w:val="multilevel"/>
    <w:tmpl w:val="042C4D4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6">
    <w:nsid w:val="35716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A53194"/>
    <w:multiLevelType w:val="multilevel"/>
    <w:tmpl w:val="893AF1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35C16A27"/>
    <w:multiLevelType w:val="multilevel"/>
    <w:tmpl w:val="2F264BF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nsid w:val="393275F9"/>
    <w:multiLevelType w:val="multilevel"/>
    <w:tmpl w:val="4AAC182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7886FD2"/>
    <w:multiLevelType w:val="multilevel"/>
    <w:tmpl w:val="3F42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B5490"/>
    <w:multiLevelType w:val="multilevel"/>
    <w:tmpl w:val="DB96A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E0424"/>
    <w:multiLevelType w:val="hybridMultilevel"/>
    <w:tmpl w:val="ED00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43446C"/>
    <w:multiLevelType w:val="multilevel"/>
    <w:tmpl w:val="373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A82930"/>
    <w:multiLevelType w:val="multilevel"/>
    <w:tmpl w:val="AEE04A6A"/>
    <w:lvl w:ilvl="0">
      <w:start w:val="1"/>
      <w:numFmt w:val="decimal"/>
      <w:lvlText w:val="%1"/>
      <w:lvlJc w:val="left"/>
      <w:pPr>
        <w:ind w:left="2592" w:firstLine="2160"/>
      </w:pPr>
    </w:lvl>
    <w:lvl w:ilvl="1">
      <w:start w:val="1"/>
      <w:numFmt w:val="decimal"/>
      <w:lvlText w:val="%1.%2"/>
      <w:lvlJc w:val="left"/>
      <w:pPr>
        <w:ind w:left="1566" w:firstLine="990"/>
      </w:pPr>
    </w:lvl>
    <w:lvl w:ilvl="2">
      <w:start w:val="1"/>
      <w:numFmt w:val="decimal"/>
      <w:lvlText w:val="%1.%2.%3"/>
      <w:lvlJc w:val="left"/>
      <w:pPr>
        <w:ind w:left="2880" w:firstLine="2160"/>
      </w:pPr>
    </w:lvl>
    <w:lvl w:ilvl="3">
      <w:start w:val="1"/>
      <w:numFmt w:val="decimal"/>
      <w:lvlText w:val="%1.%2.%3.%4"/>
      <w:lvlJc w:val="left"/>
      <w:pPr>
        <w:ind w:left="3024" w:firstLine="2159"/>
      </w:pPr>
    </w:lvl>
    <w:lvl w:ilvl="4">
      <w:start w:val="1"/>
      <w:numFmt w:val="decimal"/>
      <w:lvlText w:val="%1.%2.%3.%4.%5"/>
      <w:lvlJc w:val="left"/>
      <w:pPr>
        <w:ind w:left="3168" w:firstLine="2160"/>
      </w:pPr>
    </w:lvl>
    <w:lvl w:ilvl="5">
      <w:start w:val="1"/>
      <w:numFmt w:val="decimal"/>
      <w:lvlText w:val="%1.%2.%3.%4.%5.%6"/>
      <w:lvlJc w:val="left"/>
      <w:pPr>
        <w:ind w:left="3312" w:firstLine="2160"/>
      </w:pPr>
    </w:lvl>
    <w:lvl w:ilvl="6">
      <w:start w:val="1"/>
      <w:numFmt w:val="decimal"/>
      <w:lvlText w:val="%1.%2.%3.%4.%5.%6.%7"/>
      <w:lvlJc w:val="left"/>
      <w:pPr>
        <w:ind w:left="3456" w:firstLine="2160"/>
      </w:pPr>
    </w:lvl>
    <w:lvl w:ilvl="7">
      <w:start w:val="1"/>
      <w:numFmt w:val="decimal"/>
      <w:lvlText w:val="%1.%2.%3.%4.%5.%6.%7.%8"/>
      <w:lvlJc w:val="left"/>
      <w:pPr>
        <w:ind w:left="3600" w:firstLine="2160"/>
      </w:pPr>
    </w:lvl>
    <w:lvl w:ilvl="8">
      <w:start w:val="1"/>
      <w:numFmt w:val="decimal"/>
      <w:lvlText w:val="%1.%2.%3.%4.%5.%6.%7.%8.%9"/>
      <w:lvlJc w:val="left"/>
      <w:pPr>
        <w:ind w:left="3744" w:firstLine="2159"/>
      </w:pPr>
    </w:lvl>
  </w:abstractNum>
  <w:abstractNum w:abstractNumId="15">
    <w:nsid w:val="61C45745"/>
    <w:multiLevelType w:val="multilevel"/>
    <w:tmpl w:val="982664C6"/>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67864ABE"/>
    <w:multiLevelType w:val="hybridMultilevel"/>
    <w:tmpl w:val="39BA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45377C"/>
    <w:multiLevelType w:val="multilevel"/>
    <w:tmpl w:val="BE36976E"/>
    <w:lvl w:ilvl="0">
      <w:start w:val="1"/>
      <w:numFmt w:val="decimal"/>
      <w:lvlText w:val="%1."/>
      <w:lvlJc w:val="left"/>
      <w:pPr>
        <w:ind w:left="720" w:firstLine="360"/>
      </w:pPr>
      <w:rPr>
        <w:rFonts w:ascii="Arial" w:eastAsia="Arial" w:hAnsi="Arial" w:cs="Arial"/>
        <w:color w:val="333333"/>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6F3F12AE"/>
    <w:multiLevelType w:val="multilevel"/>
    <w:tmpl w:val="8632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6B2F4F"/>
    <w:multiLevelType w:val="hybridMultilevel"/>
    <w:tmpl w:val="270E9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6924CF"/>
    <w:multiLevelType w:val="hybridMultilevel"/>
    <w:tmpl w:val="B0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067B75"/>
    <w:multiLevelType w:val="hybridMultilevel"/>
    <w:tmpl w:val="FE88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F02DD"/>
    <w:multiLevelType w:val="multilevel"/>
    <w:tmpl w:val="F3B2AA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7E07199D"/>
    <w:multiLevelType w:val="multilevel"/>
    <w:tmpl w:val="7FAA31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15"/>
  </w:num>
  <w:num w:numId="3">
    <w:abstractNumId w:val="8"/>
  </w:num>
  <w:num w:numId="4">
    <w:abstractNumId w:val="7"/>
  </w:num>
  <w:num w:numId="5">
    <w:abstractNumId w:val="5"/>
  </w:num>
  <w:num w:numId="6">
    <w:abstractNumId w:val="9"/>
  </w:num>
  <w:num w:numId="7">
    <w:abstractNumId w:val="23"/>
  </w:num>
  <w:num w:numId="8">
    <w:abstractNumId w:val="17"/>
  </w:num>
  <w:num w:numId="9">
    <w:abstractNumId w:val="22"/>
  </w:num>
  <w:num w:numId="10">
    <w:abstractNumId w:val="4"/>
  </w:num>
  <w:num w:numId="11">
    <w:abstractNumId w:val="14"/>
  </w:num>
  <w:num w:numId="12">
    <w:abstractNumId w:val="18"/>
  </w:num>
  <w:num w:numId="13">
    <w:abstractNumId w:val="19"/>
  </w:num>
  <w:num w:numId="14">
    <w:abstractNumId w:val="6"/>
  </w:num>
  <w:num w:numId="15">
    <w:abstractNumId w:val="3"/>
  </w:num>
  <w:num w:numId="16">
    <w:abstractNumId w:val="11"/>
  </w:num>
  <w:num w:numId="17">
    <w:abstractNumId w:val="20"/>
  </w:num>
  <w:num w:numId="18">
    <w:abstractNumId w:val="16"/>
  </w:num>
  <w:num w:numId="19">
    <w:abstractNumId w:val="21"/>
  </w:num>
  <w:num w:numId="20">
    <w:abstractNumId w:val="13"/>
  </w:num>
  <w:num w:numId="21">
    <w:abstractNumId w:val="10"/>
  </w:num>
  <w:num w:numId="22">
    <w:abstractNumId w:val="0"/>
  </w:num>
  <w:num w:numId="23">
    <w:abstractNumId w:val="12"/>
  </w:num>
  <w:num w:numId="2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chael Roueche">
    <w15:presenceInfo w15:providerId="Windows Live" w15:userId="80146ca2084a70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4DAE"/>
    <w:rsid w:val="0001031A"/>
    <w:rsid w:val="00090E40"/>
    <w:rsid w:val="000B3AA2"/>
    <w:rsid w:val="000D18F7"/>
    <w:rsid w:val="000E5AF2"/>
    <w:rsid w:val="00106F22"/>
    <w:rsid w:val="001B5BAA"/>
    <w:rsid w:val="001E4644"/>
    <w:rsid w:val="00281235"/>
    <w:rsid w:val="00286509"/>
    <w:rsid w:val="00295C3A"/>
    <w:rsid w:val="003A7C07"/>
    <w:rsid w:val="003E4CDF"/>
    <w:rsid w:val="00464419"/>
    <w:rsid w:val="0049604C"/>
    <w:rsid w:val="004A73EE"/>
    <w:rsid w:val="004B7C80"/>
    <w:rsid w:val="004C7F72"/>
    <w:rsid w:val="004D785E"/>
    <w:rsid w:val="004F1A94"/>
    <w:rsid w:val="00577F5C"/>
    <w:rsid w:val="00595C5D"/>
    <w:rsid w:val="005D30C5"/>
    <w:rsid w:val="005D5F3B"/>
    <w:rsid w:val="005F3B52"/>
    <w:rsid w:val="005F6D4D"/>
    <w:rsid w:val="006D3BD8"/>
    <w:rsid w:val="006E314E"/>
    <w:rsid w:val="006E4DAE"/>
    <w:rsid w:val="00850FAF"/>
    <w:rsid w:val="0085728B"/>
    <w:rsid w:val="00935A6B"/>
    <w:rsid w:val="00956DAC"/>
    <w:rsid w:val="009D44FC"/>
    <w:rsid w:val="009D7C35"/>
    <w:rsid w:val="00A640C6"/>
    <w:rsid w:val="00A71507"/>
    <w:rsid w:val="00A84113"/>
    <w:rsid w:val="00B10AED"/>
    <w:rsid w:val="00B3586A"/>
    <w:rsid w:val="00B439C2"/>
    <w:rsid w:val="00B90CAD"/>
    <w:rsid w:val="00BF65CC"/>
    <w:rsid w:val="00C12A35"/>
    <w:rsid w:val="00C16AD4"/>
    <w:rsid w:val="00C805E7"/>
    <w:rsid w:val="00CF1274"/>
    <w:rsid w:val="00D51173"/>
    <w:rsid w:val="00D572C8"/>
    <w:rsid w:val="00DB2604"/>
    <w:rsid w:val="00E014B2"/>
    <w:rsid w:val="00E041A2"/>
    <w:rsid w:val="00E759CD"/>
    <w:rsid w:val="00EB093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7C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ind w:left="2592" w:hanging="431"/>
      <w:outlineLvl w:val="0"/>
    </w:pPr>
    <w:rPr>
      <w:b/>
      <w:color w:val="2B6FAB"/>
      <w:sz w:val="32"/>
      <w:szCs w:val="32"/>
    </w:rPr>
  </w:style>
  <w:style w:type="paragraph" w:styleId="Heading2">
    <w:name w:val="heading 2"/>
    <w:basedOn w:val="Normal"/>
    <w:next w:val="Normal"/>
    <w:pPr>
      <w:keepNext/>
      <w:keepLines/>
      <w:spacing w:before="200"/>
      <w:ind w:left="1566" w:hanging="576"/>
      <w:outlineLvl w:val="1"/>
    </w:pPr>
    <w:rPr>
      <w:b/>
      <w:color w:val="5B9BD5"/>
      <w:sz w:val="26"/>
      <w:szCs w:val="26"/>
    </w:rPr>
  </w:style>
  <w:style w:type="paragraph" w:styleId="Heading3">
    <w:name w:val="heading 3"/>
    <w:basedOn w:val="Normal"/>
    <w:next w:val="Normal"/>
    <w:pPr>
      <w:keepNext/>
      <w:keepLines/>
      <w:spacing w:before="200"/>
      <w:ind w:left="2880" w:hanging="720"/>
      <w:outlineLvl w:val="2"/>
    </w:pPr>
    <w:rPr>
      <w:b/>
      <w:color w:val="5B9BD5"/>
    </w:rPr>
  </w:style>
  <w:style w:type="paragraph" w:styleId="Heading4">
    <w:name w:val="heading 4"/>
    <w:basedOn w:val="Normal"/>
    <w:next w:val="Normal"/>
    <w:pPr>
      <w:keepNext/>
      <w:keepLines/>
      <w:spacing w:before="200"/>
      <w:ind w:left="3024" w:hanging="864"/>
      <w:outlineLvl w:val="3"/>
    </w:pPr>
    <w:rPr>
      <w:b/>
      <w:i/>
      <w:color w:val="5B9BD5"/>
    </w:rPr>
  </w:style>
  <w:style w:type="paragraph" w:styleId="Heading5">
    <w:name w:val="heading 5"/>
    <w:basedOn w:val="Normal"/>
    <w:next w:val="Normal"/>
    <w:pPr>
      <w:keepNext/>
      <w:keepLines/>
      <w:spacing w:before="200"/>
      <w:ind w:left="3168" w:hanging="1008"/>
      <w:outlineLvl w:val="4"/>
    </w:pPr>
    <w:rPr>
      <w:color w:val="1E4D78"/>
    </w:rPr>
  </w:style>
  <w:style w:type="paragraph" w:styleId="Heading6">
    <w:name w:val="heading 6"/>
    <w:basedOn w:val="Normal"/>
    <w:next w:val="Normal"/>
    <w:pPr>
      <w:keepNext/>
      <w:keepLines/>
      <w:spacing w:before="200"/>
      <w:ind w:left="3312" w:hanging="1152"/>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3AA2"/>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A2"/>
    <w:rPr>
      <w:rFonts w:ascii="Lucida Grande" w:hAnsi="Lucida Grande"/>
      <w:sz w:val="18"/>
      <w:szCs w:val="18"/>
    </w:rPr>
  </w:style>
  <w:style w:type="paragraph" w:styleId="Header">
    <w:name w:val="header"/>
    <w:basedOn w:val="Normal"/>
    <w:link w:val="HeaderChar"/>
    <w:uiPriority w:val="99"/>
    <w:unhideWhenUsed/>
    <w:rsid w:val="000B3AA2"/>
    <w:pPr>
      <w:tabs>
        <w:tab w:val="center" w:pos="4320"/>
        <w:tab w:val="right" w:pos="8640"/>
      </w:tabs>
    </w:pPr>
  </w:style>
  <w:style w:type="character" w:customStyle="1" w:styleId="HeaderChar">
    <w:name w:val="Header Char"/>
    <w:basedOn w:val="DefaultParagraphFont"/>
    <w:link w:val="Header"/>
    <w:uiPriority w:val="99"/>
    <w:rsid w:val="000B3AA2"/>
  </w:style>
  <w:style w:type="paragraph" w:styleId="Footer">
    <w:name w:val="footer"/>
    <w:basedOn w:val="Normal"/>
    <w:link w:val="FooterChar"/>
    <w:uiPriority w:val="99"/>
    <w:unhideWhenUsed/>
    <w:rsid w:val="000B3AA2"/>
    <w:pPr>
      <w:tabs>
        <w:tab w:val="center" w:pos="4320"/>
        <w:tab w:val="right" w:pos="8640"/>
      </w:tabs>
    </w:pPr>
  </w:style>
  <w:style w:type="character" w:customStyle="1" w:styleId="FooterChar">
    <w:name w:val="Footer Char"/>
    <w:basedOn w:val="DefaultParagraphFont"/>
    <w:link w:val="Footer"/>
    <w:uiPriority w:val="99"/>
    <w:rsid w:val="000B3AA2"/>
  </w:style>
  <w:style w:type="paragraph" w:styleId="ListParagraph">
    <w:name w:val="List Paragraph"/>
    <w:basedOn w:val="Normal"/>
    <w:uiPriority w:val="34"/>
    <w:qFormat/>
    <w:rsid w:val="00D572C8"/>
    <w:pPr>
      <w:ind w:left="720"/>
      <w:contextualSpacing/>
    </w:pPr>
  </w:style>
  <w:style w:type="character" w:customStyle="1" w:styleId="apple-converted-space">
    <w:name w:val="apple-converted-space"/>
    <w:basedOn w:val="DefaultParagraphFont"/>
    <w:rsid w:val="005D30C5"/>
  </w:style>
  <w:style w:type="character" w:styleId="Emphasis">
    <w:name w:val="Emphasis"/>
    <w:basedOn w:val="DefaultParagraphFont"/>
    <w:uiPriority w:val="20"/>
    <w:qFormat/>
    <w:rsid w:val="005D30C5"/>
    <w:rPr>
      <w:i/>
      <w:iCs/>
    </w:rPr>
  </w:style>
  <w:style w:type="character" w:styleId="CommentReference">
    <w:name w:val="annotation reference"/>
    <w:basedOn w:val="DefaultParagraphFont"/>
    <w:uiPriority w:val="99"/>
    <w:semiHidden/>
    <w:unhideWhenUsed/>
    <w:rsid w:val="009D44FC"/>
    <w:rPr>
      <w:sz w:val="18"/>
      <w:szCs w:val="18"/>
    </w:rPr>
  </w:style>
  <w:style w:type="paragraph" w:styleId="CommentText">
    <w:name w:val="annotation text"/>
    <w:basedOn w:val="Normal"/>
    <w:link w:val="CommentTextChar"/>
    <w:uiPriority w:val="99"/>
    <w:semiHidden/>
    <w:unhideWhenUsed/>
    <w:rsid w:val="009D44FC"/>
  </w:style>
  <w:style w:type="character" w:customStyle="1" w:styleId="CommentTextChar">
    <w:name w:val="Comment Text Char"/>
    <w:basedOn w:val="DefaultParagraphFont"/>
    <w:link w:val="CommentText"/>
    <w:uiPriority w:val="99"/>
    <w:semiHidden/>
    <w:rsid w:val="009D44FC"/>
  </w:style>
  <w:style w:type="paragraph" w:styleId="CommentSubject">
    <w:name w:val="annotation subject"/>
    <w:basedOn w:val="CommentText"/>
    <w:next w:val="CommentText"/>
    <w:link w:val="CommentSubjectChar"/>
    <w:uiPriority w:val="99"/>
    <w:semiHidden/>
    <w:unhideWhenUsed/>
    <w:rsid w:val="009D44FC"/>
    <w:rPr>
      <w:b/>
      <w:bCs/>
      <w:sz w:val="20"/>
      <w:szCs w:val="20"/>
    </w:rPr>
  </w:style>
  <w:style w:type="character" w:customStyle="1" w:styleId="CommentSubjectChar">
    <w:name w:val="Comment Subject Char"/>
    <w:basedOn w:val="CommentTextChar"/>
    <w:link w:val="CommentSubject"/>
    <w:uiPriority w:val="99"/>
    <w:semiHidden/>
    <w:rsid w:val="009D44FC"/>
    <w:rPr>
      <w:b/>
      <w:bCs/>
      <w:sz w:val="20"/>
      <w:szCs w:val="20"/>
    </w:rPr>
  </w:style>
  <w:style w:type="paragraph" w:styleId="TOC1">
    <w:name w:val="toc 1"/>
    <w:basedOn w:val="Normal"/>
    <w:next w:val="Normal"/>
    <w:autoRedefine/>
    <w:uiPriority w:val="39"/>
    <w:unhideWhenUsed/>
    <w:rsid w:val="00B3586A"/>
    <w:pPr>
      <w:spacing w:before="360"/>
    </w:pPr>
    <w:rPr>
      <w:rFonts w:asciiTheme="majorHAnsi" w:hAnsiTheme="majorHAnsi"/>
      <w:b/>
      <w:caps/>
    </w:rPr>
  </w:style>
  <w:style w:type="paragraph" w:styleId="TOC2">
    <w:name w:val="toc 2"/>
    <w:basedOn w:val="Normal"/>
    <w:next w:val="Normal"/>
    <w:autoRedefine/>
    <w:uiPriority w:val="39"/>
    <w:unhideWhenUsed/>
    <w:rsid w:val="00B3586A"/>
    <w:pPr>
      <w:spacing w:before="240"/>
    </w:pPr>
    <w:rPr>
      <w:rFonts w:asciiTheme="minorHAnsi" w:hAnsiTheme="minorHAnsi"/>
      <w:b/>
      <w:sz w:val="20"/>
      <w:szCs w:val="20"/>
    </w:rPr>
  </w:style>
  <w:style w:type="paragraph" w:styleId="TOC3">
    <w:name w:val="toc 3"/>
    <w:basedOn w:val="Normal"/>
    <w:next w:val="Normal"/>
    <w:autoRedefine/>
    <w:uiPriority w:val="39"/>
    <w:unhideWhenUsed/>
    <w:rsid w:val="00B3586A"/>
    <w:pPr>
      <w:ind w:left="240"/>
    </w:pPr>
    <w:rPr>
      <w:rFonts w:asciiTheme="minorHAnsi" w:hAnsiTheme="minorHAnsi"/>
      <w:sz w:val="20"/>
      <w:szCs w:val="20"/>
    </w:rPr>
  </w:style>
  <w:style w:type="paragraph" w:styleId="TOC4">
    <w:name w:val="toc 4"/>
    <w:basedOn w:val="Normal"/>
    <w:next w:val="Normal"/>
    <w:autoRedefine/>
    <w:uiPriority w:val="39"/>
    <w:unhideWhenUsed/>
    <w:rsid w:val="00B3586A"/>
    <w:pPr>
      <w:ind w:left="480"/>
    </w:pPr>
    <w:rPr>
      <w:rFonts w:asciiTheme="minorHAnsi" w:hAnsiTheme="minorHAnsi"/>
      <w:sz w:val="20"/>
      <w:szCs w:val="20"/>
    </w:rPr>
  </w:style>
  <w:style w:type="paragraph" w:styleId="TOC5">
    <w:name w:val="toc 5"/>
    <w:basedOn w:val="Normal"/>
    <w:next w:val="Normal"/>
    <w:autoRedefine/>
    <w:uiPriority w:val="39"/>
    <w:unhideWhenUsed/>
    <w:rsid w:val="00B3586A"/>
    <w:pPr>
      <w:ind w:left="720"/>
    </w:pPr>
    <w:rPr>
      <w:rFonts w:asciiTheme="minorHAnsi" w:hAnsiTheme="minorHAnsi"/>
      <w:sz w:val="20"/>
      <w:szCs w:val="20"/>
    </w:rPr>
  </w:style>
  <w:style w:type="paragraph" w:styleId="TOC6">
    <w:name w:val="toc 6"/>
    <w:basedOn w:val="Normal"/>
    <w:next w:val="Normal"/>
    <w:autoRedefine/>
    <w:uiPriority w:val="39"/>
    <w:unhideWhenUsed/>
    <w:rsid w:val="00B3586A"/>
    <w:pPr>
      <w:ind w:left="960"/>
    </w:pPr>
    <w:rPr>
      <w:rFonts w:asciiTheme="minorHAnsi" w:hAnsiTheme="minorHAnsi"/>
      <w:sz w:val="20"/>
      <w:szCs w:val="20"/>
    </w:rPr>
  </w:style>
  <w:style w:type="paragraph" w:styleId="TOC7">
    <w:name w:val="toc 7"/>
    <w:basedOn w:val="Normal"/>
    <w:next w:val="Normal"/>
    <w:autoRedefine/>
    <w:uiPriority w:val="39"/>
    <w:unhideWhenUsed/>
    <w:rsid w:val="00B3586A"/>
    <w:pPr>
      <w:ind w:left="1200"/>
    </w:pPr>
    <w:rPr>
      <w:rFonts w:asciiTheme="minorHAnsi" w:hAnsiTheme="minorHAnsi"/>
      <w:sz w:val="20"/>
      <w:szCs w:val="20"/>
    </w:rPr>
  </w:style>
  <w:style w:type="paragraph" w:styleId="TOC8">
    <w:name w:val="toc 8"/>
    <w:basedOn w:val="Normal"/>
    <w:next w:val="Normal"/>
    <w:autoRedefine/>
    <w:uiPriority w:val="39"/>
    <w:unhideWhenUsed/>
    <w:rsid w:val="00B3586A"/>
    <w:pPr>
      <w:ind w:left="1440"/>
    </w:pPr>
    <w:rPr>
      <w:rFonts w:asciiTheme="minorHAnsi" w:hAnsiTheme="minorHAnsi"/>
      <w:sz w:val="20"/>
      <w:szCs w:val="20"/>
    </w:rPr>
  </w:style>
  <w:style w:type="paragraph" w:styleId="TOC9">
    <w:name w:val="toc 9"/>
    <w:basedOn w:val="Normal"/>
    <w:next w:val="Normal"/>
    <w:autoRedefine/>
    <w:uiPriority w:val="39"/>
    <w:unhideWhenUsed/>
    <w:rsid w:val="00B3586A"/>
    <w:pPr>
      <w:ind w:left="1680"/>
    </w:pPr>
    <w:rPr>
      <w:rFonts w:asciiTheme="minorHAnsi" w:hAnsiTheme="minorHAnsi"/>
      <w:sz w:val="20"/>
      <w:szCs w:val="20"/>
    </w:rPr>
  </w:style>
  <w:style w:type="paragraph" w:styleId="NormalWeb">
    <w:name w:val="Normal (Web)"/>
    <w:basedOn w:val="Normal"/>
    <w:uiPriority w:val="99"/>
    <w:semiHidden/>
    <w:unhideWhenUsed/>
    <w:rsid w:val="000E5AF2"/>
    <w:pPr>
      <w:widowControl/>
      <w:spacing w:before="100" w:beforeAutospacing="1" w:after="100" w:afterAutospacing="1"/>
    </w:pPr>
    <w:rPr>
      <w:rFonts w:ascii="Times" w:hAnsi="Times" w:cs="Times New Roman"/>
      <w:color w:val="auto"/>
      <w:sz w:val="20"/>
      <w:szCs w:val="20"/>
    </w:rPr>
  </w:style>
  <w:style w:type="character" w:styleId="Hyperlink">
    <w:name w:val="Hyperlink"/>
    <w:basedOn w:val="DefaultParagraphFont"/>
    <w:uiPriority w:val="99"/>
    <w:unhideWhenUsed/>
    <w:rsid w:val="005D5F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1753">
      <w:bodyDiv w:val="1"/>
      <w:marLeft w:val="0"/>
      <w:marRight w:val="0"/>
      <w:marTop w:val="0"/>
      <w:marBottom w:val="0"/>
      <w:divBdr>
        <w:top w:val="none" w:sz="0" w:space="0" w:color="auto"/>
        <w:left w:val="none" w:sz="0" w:space="0" w:color="auto"/>
        <w:bottom w:val="none" w:sz="0" w:space="0" w:color="auto"/>
        <w:right w:val="none" w:sz="0" w:space="0" w:color="auto"/>
      </w:divBdr>
    </w:div>
    <w:div w:id="388918758">
      <w:bodyDiv w:val="1"/>
      <w:marLeft w:val="0"/>
      <w:marRight w:val="0"/>
      <w:marTop w:val="0"/>
      <w:marBottom w:val="0"/>
      <w:divBdr>
        <w:top w:val="none" w:sz="0" w:space="0" w:color="auto"/>
        <w:left w:val="none" w:sz="0" w:space="0" w:color="auto"/>
        <w:bottom w:val="none" w:sz="0" w:space="0" w:color="auto"/>
        <w:right w:val="none" w:sz="0" w:space="0" w:color="auto"/>
      </w:divBdr>
    </w:div>
    <w:div w:id="566378724">
      <w:bodyDiv w:val="1"/>
      <w:marLeft w:val="0"/>
      <w:marRight w:val="0"/>
      <w:marTop w:val="0"/>
      <w:marBottom w:val="0"/>
      <w:divBdr>
        <w:top w:val="none" w:sz="0" w:space="0" w:color="auto"/>
        <w:left w:val="none" w:sz="0" w:space="0" w:color="auto"/>
        <w:bottom w:val="none" w:sz="0" w:space="0" w:color="auto"/>
        <w:right w:val="none" w:sz="0" w:space="0" w:color="auto"/>
      </w:divBdr>
    </w:div>
    <w:div w:id="647977358">
      <w:bodyDiv w:val="1"/>
      <w:marLeft w:val="0"/>
      <w:marRight w:val="0"/>
      <w:marTop w:val="0"/>
      <w:marBottom w:val="0"/>
      <w:divBdr>
        <w:top w:val="none" w:sz="0" w:space="0" w:color="auto"/>
        <w:left w:val="none" w:sz="0" w:space="0" w:color="auto"/>
        <w:bottom w:val="none" w:sz="0" w:space="0" w:color="auto"/>
        <w:right w:val="none" w:sz="0" w:space="0" w:color="auto"/>
      </w:divBdr>
    </w:div>
    <w:div w:id="769161911">
      <w:bodyDiv w:val="1"/>
      <w:marLeft w:val="0"/>
      <w:marRight w:val="0"/>
      <w:marTop w:val="0"/>
      <w:marBottom w:val="0"/>
      <w:divBdr>
        <w:top w:val="none" w:sz="0" w:space="0" w:color="auto"/>
        <w:left w:val="none" w:sz="0" w:space="0" w:color="auto"/>
        <w:bottom w:val="none" w:sz="0" w:space="0" w:color="auto"/>
        <w:right w:val="none" w:sz="0" w:space="0" w:color="auto"/>
      </w:divBdr>
      <w:divsChild>
        <w:div w:id="171841107">
          <w:marLeft w:val="547"/>
          <w:marRight w:val="0"/>
          <w:marTop w:val="130"/>
          <w:marBottom w:val="0"/>
          <w:divBdr>
            <w:top w:val="none" w:sz="0" w:space="0" w:color="auto"/>
            <w:left w:val="none" w:sz="0" w:space="0" w:color="auto"/>
            <w:bottom w:val="none" w:sz="0" w:space="0" w:color="auto"/>
            <w:right w:val="none" w:sz="0" w:space="0" w:color="auto"/>
          </w:divBdr>
        </w:div>
        <w:div w:id="639575267">
          <w:marLeft w:val="547"/>
          <w:marRight w:val="0"/>
          <w:marTop w:val="130"/>
          <w:marBottom w:val="0"/>
          <w:divBdr>
            <w:top w:val="none" w:sz="0" w:space="0" w:color="auto"/>
            <w:left w:val="none" w:sz="0" w:space="0" w:color="auto"/>
            <w:bottom w:val="none" w:sz="0" w:space="0" w:color="auto"/>
            <w:right w:val="none" w:sz="0" w:space="0" w:color="auto"/>
          </w:divBdr>
        </w:div>
        <w:div w:id="55008966">
          <w:marLeft w:val="547"/>
          <w:marRight w:val="0"/>
          <w:marTop w:val="130"/>
          <w:marBottom w:val="0"/>
          <w:divBdr>
            <w:top w:val="none" w:sz="0" w:space="0" w:color="auto"/>
            <w:left w:val="none" w:sz="0" w:space="0" w:color="auto"/>
            <w:bottom w:val="none" w:sz="0" w:space="0" w:color="auto"/>
            <w:right w:val="none" w:sz="0" w:space="0" w:color="auto"/>
          </w:divBdr>
        </w:div>
        <w:div w:id="2038192569">
          <w:marLeft w:val="547"/>
          <w:marRight w:val="0"/>
          <w:marTop w:val="130"/>
          <w:marBottom w:val="0"/>
          <w:divBdr>
            <w:top w:val="none" w:sz="0" w:space="0" w:color="auto"/>
            <w:left w:val="none" w:sz="0" w:space="0" w:color="auto"/>
            <w:bottom w:val="none" w:sz="0" w:space="0" w:color="auto"/>
            <w:right w:val="none" w:sz="0" w:space="0" w:color="auto"/>
          </w:divBdr>
        </w:div>
      </w:divsChild>
    </w:div>
    <w:div w:id="822894750">
      <w:bodyDiv w:val="1"/>
      <w:marLeft w:val="0"/>
      <w:marRight w:val="0"/>
      <w:marTop w:val="0"/>
      <w:marBottom w:val="0"/>
      <w:divBdr>
        <w:top w:val="none" w:sz="0" w:space="0" w:color="auto"/>
        <w:left w:val="none" w:sz="0" w:space="0" w:color="auto"/>
        <w:bottom w:val="none" w:sz="0" w:space="0" w:color="auto"/>
        <w:right w:val="none" w:sz="0" w:space="0" w:color="auto"/>
      </w:divBdr>
    </w:div>
    <w:div w:id="896085843">
      <w:bodyDiv w:val="1"/>
      <w:marLeft w:val="0"/>
      <w:marRight w:val="0"/>
      <w:marTop w:val="0"/>
      <w:marBottom w:val="0"/>
      <w:divBdr>
        <w:top w:val="none" w:sz="0" w:space="0" w:color="auto"/>
        <w:left w:val="none" w:sz="0" w:space="0" w:color="auto"/>
        <w:bottom w:val="none" w:sz="0" w:space="0" w:color="auto"/>
        <w:right w:val="none" w:sz="0" w:space="0" w:color="auto"/>
      </w:divBdr>
    </w:div>
    <w:div w:id="966013947">
      <w:bodyDiv w:val="1"/>
      <w:marLeft w:val="0"/>
      <w:marRight w:val="0"/>
      <w:marTop w:val="0"/>
      <w:marBottom w:val="0"/>
      <w:divBdr>
        <w:top w:val="none" w:sz="0" w:space="0" w:color="auto"/>
        <w:left w:val="none" w:sz="0" w:space="0" w:color="auto"/>
        <w:bottom w:val="none" w:sz="0" w:space="0" w:color="auto"/>
        <w:right w:val="none" w:sz="0" w:space="0" w:color="auto"/>
      </w:divBdr>
    </w:div>
    <w:div w:id="1004286291">
      <w:bodyDiv w:val="1"/>
      <w:marLeft w:val="0"/>
      <w:marRight w:val="0"/>
      <w:marTop w:val="0"/>
      <w:marBottom w:val="0"/>
      <w:divBdr>
        <w:top w:val="none" w:sz="0" w:space="0" w:color="auto"/>
        <w:left w:val="none" w:sz="0" w:space="0" w:color="auto"/>
        <w:bottom w:val="none" w:sz="0" w:space="0" w:color="auto"/>
        <w:right w:val="none" w:sz="0" w:space="0" w:color="auto"/>
      </w:divBdr>
    </w:div>
    <w:div w:id="1300453599">
      <w:bodyDiv w:val="1"/>
      <w:marLeft w:val="0"/>
      <w:marRight w:val="0"/>
      <w:marTop w:val="0"/>
      <w:marBottom w:val="0"/>
      <w:divBdr>
        <w:top w:val="none" w:sz="0" w:space="0" w:color="auto"/>
        <w:left w:val="none" w:sz="0" w:space="0" w:color="auto"/>
        <w:bottom w:val="none" w:sz="0" w:space="0" w:color="auto"/>
        <w:right w:val="none" w:sz="0" w:space="0" w:color="auto"/>
      </w:divBdr>
    </w:div>
    <w:div w:id="1700272808">
      <w:bodyDiv w:val="1"/>
      <w:marLeft w:val="0"/>
      <w:marRight w:val="0"/>
      <w:marTop w:val="0"/>
      <w:marBottom w:val="0"/>
      <w:divBdr>
        <w:top w:val="none" w:sz="0" w:space="0" w:color="auto"/>
        <w:left w:val="none" w:sz="0" w:space="0" w:color="auto"/>
        <w:bottom w:val="none" w:sz="0" w:space="0" w:color="auto"/>
        <w:right w:val="none" w:sz="0" w:space="0" w:color="auto"/>
      </w:divBdr>
    </w:div>
    <w:div w:id="1804150896">
      <w:bodyDiv w:val="1"/>
      <w:marLeft w:val="0"/>
      <w:marRight w:val="0"/>
      <w:marTop w:val="0"/>
      <w:marBottom w:val="0"/>
      <w:divBdr>
        <w:top w:val="none" w:sz="0" w:space="0" w:color="auto"/>
        <w:left w:val="none" w:sz="0" w:space="0" w:color="auto"/>
        <w:bottom w:val="none" w:sz="0" w:space="0" w:color="auto"/>
        <w:right w:val="none" w:sz="0" w:space="0" w:color="auto"/>
      </w:divBdr>
    </w:div>
    <w:div w:id="1907449844">
      <w:bodyDiv w:val="1"/>
      <w:marLeft w:val="0"/>
      <w:marRight w:val="0"/>
      <w:marTop w:val="0"/>
      <w:marBottom w:val="0"/>
      <w:divBdr>
        <w:top w:val="none" w:sz="0" w:space="0" w:color="auto"/>
        <w:left w:val="none" w:sz="0" w:space="0" w:color="auto"/>
        <w:bottom w:val="none" w:sz="0" w:space="0" w:color="auto"/>
        <w:right w:val="none" w:sz="0" w:space="0" w:color="auto"/>
      </w:divBdr>
    </w:div>
    <w:div w:id="19645309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A4A8-EFB4-E043-AAAE-877052B39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1812</Words>
  <Characters>10334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VA</Company>
  <LinksUpToDate>false</LinksUpToDate>
  <CharactersWithSpaces>12122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Rachael Roueche</cp:lastModifiedBy>
  <cp:revision>2</cp:revision>
  <dcterms:created xsi:type="dcterms:W3CDTF">2017-06-09T12:37:00Z</dcterms:created>
  <dcterms:modified xsi:type="dcterms:W3CDTF">2017-06-09T12:37:00Z</dcterms:modified>
</cp:coreProperties>
</file>