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6A84F06" w14:textId="77777777" w:rsidR="006E4DAE" w:rsidRPr="000B3AA2" w:rsidRDefault="006E4DAE">
      <w:pPr>
        <w:rPr>
          <w:rFonts w:ascii="Times New Roman" w:hAnsi="Times New Roman" w:cs="Times New Roman"/>
        </w:rPr>
      </w:pPr>
    </w:p>
    <w:p w14:paraId="01EC5C18" w14:textId="77777777" w:rsidR="006E4DAE" w:rsidRPr="000B3AA2" w:rsidRDefault="006E314E">
      <w:pPr>
        <w:ind w:left="-270"/>
        <w:rPr>
          <w:rFonts w:ascii="Times New Roman" w:hAnsi="Times New Roman" w:cs="Times New Roman"/>
        </w:rPr>
      </w:pPr>
      <w:r w:rsidRPr="000B3AA2">
        <w:rPr>
          <w:rFonts w:ascii="Times New Roman" w:hAnsi="Times New Roman" w:cs="Times New Roman"/>
          <w:noProof/>
        </w:rPr>
        <w:drawing>
          <wp:inline distT="0" distB="0" distL="0" distR="0" wp14:anchorId="54D5F8BF" wp14:editId="2FB488E9">
            <wp:extent cx="6400883" cy="2575067"/>
            <wp:effectExtent l="0" t="0" r="0" b="0"/>
            <wp:docPr id="2" name="image03.png" descr="VACOLTOCONNK1:Users:vacooconnk1:Desktop:Screen Shot 2015-12-07 at 4.09.44 PM.png"/>
            <wp:cNvGraphicFramePr/>
            <a:graphic xmlns:a="http://schemas.openxmlformats.org/drawingml/2006/main">
              <a:graphicData uri="http://schemas.openxmlformats.org/drawingml/2006/picture">
                <pic:pic xmlns:pic="http://schemas.openxmlformats.org/drawingml/2006/picture">
                  <pic:nvPicPr>
                    <pic:cNvPr id="0" name="image03.png" descr="VACOLTOCONNK1:Users:vacooconnk1:Desktop:Screen Shot 2015-12-07 at 4.09.44 PM.png"/>
                    <pic:cNvPicPr preferRelativeResize="0"/>
                  </pic:nvPicPr>
                  <pic:blipFill>
                    <a:blip r:embed="rId8"/>
                    <a:srcRect l="6177" t="26028" r="34131" b="35615"/>
                    <a:stretch>
                      <a:fillRect/>
                    </a:stretch>
                  </pic:blipFill>
                  <pic:spPr>
                    <a:xfrm>
                      <a:off x="0" y="0"/>
                      <a:ext cx="6400883" cy="2575067"/>
                    </a:xfrm>
                    <a:prstGeom prst="rect">
                      <a:avLst/>
                    </a:prstGeom>
                    <a:ln/>
                  </pic:spPr>
                </pic:pic>
              </a:graphicData>
            </a:graphic>
          </wp:inline>
        </w:drawing>
      </w:r>
    </w:p>
    <w:p w14:paraId="6395C00F" w14:textId="77777777" w:rsidR="006E4DAE" w:rsidRPr="000B3AA2" w:rsidRDefault="006E4DAE">
      <w:pPr>
        <w:rPr>
          <w:rFonts w:ascii="Times New Roman" w:hAnsi="Times New Roman" w:cs="Times New Roman"/>
        </w:rPr>
      </w:pPr>
    </w:p>
    <w:p w14:paraId="02F5FA43" w14:textId="77777777" w:rsidR="006E4DAE" w:rsidRPr="000B3AA2" w:rsidRDefault="006E4DAE">
      <w:pPr>
        <w:rPr>
          <w:rFonts w:ascii="Times New Roman" w:hAnsi="Times New Roman" w:cs="Times New Roman"/>
        </w:rPr>
      </w:pPr>
    </w:p>
    <w:p w14:paraId="318E9BA8" w14:textId="77777777" w:rsidR="006E4DAE" w:rsidRPr="000B3AA2" w:rsidRDefault="006E4DAE">
      <w:pPr>
        <w:rPr>
          <w:rFonts w:ascii="Times New Roman" w:hAnsi="Times New Roman" w:cs="Times New Roman"/>
        </w:rPr>
      </w:pPr>
    </w:p>
    <w:p w14:paraId="46F6422B" w14:textId="77777777" w:rsidR="006E4DAE" w:rsidRPr="000B3AA2" w:rsidRDefault="006E4DAE">
      <w:pPr>
        <w:rPr>
          <w:rFonts w:ascii="Times New Roman" w:hAnsi="Times New Roman" w:cs="Times New Roman"/>
        </w:rPr>
      </w:pPr>
    </w:p>
    <w:p w14:paraId="705536B2" w14:textId="77777777" w:rsidR="006E4DAE" w:rsidRPr="000B3AA2" w:rsidRDefault="006E4DAE">
      <w:pPr>
        <w:rPr>
          <w:rFonts w:ascii="Times New Roman" w:hAnsi="Times New Roman" w:cs="Times New Roman"/>
        </w:rPr>
      </w:pPr>
    </w:p>
    <w:p w14:paraId="10204B05" w14:textId="77777777" w:rsidR="006E4DAE" w:rsidRPr="000B3AA2" w:rsidRDefault="006E4DAE">
      <w:pPr>
        <w:rPr>
          <w:rFonts w:ascii="Times New Roman" w:hAnsi="Times New Roman" w:cs="Times New Roman"/>
        </w:rPr>
      </w:pPr>
    </w:p>
    <w:p w14:paraId="41EAB823" w14:textId="418BE931" w:rsidR="006E4DAE" w:rsidRPr="000B3AA2" w:rsidRDefault="006E314E">
      <w:pPr>
        <w:jc w:val="center"/>
        <w:rPr>
          <w:rFonts w:ascii="Times New Roman" w:hAnsi="Times New Roman" w:cs="Times New Roman"/>
        </w:rPr>
      </w:pPr>
      <w:r w:rsidRPr="000B3AA2">
        <w:rPr>
          <w:rFonts w:ascii="Times New Roman" w:eastAsia="Helvetica Neue" w:hAnsi="Times New Roman" w:cs="Times New Roman"/>
          <w:b/>
        </w:rPr>
        <w:br/>
      </w:r>
      <w:del w:id="0" w:author="Rachael Roueche" w:date="2017-06-09T08:29:00Z">
        <w:r w:rsidRPr="000B3AA2" w:rsidDel="0049604C">
          <w:rPr>
            <w:rFonts w:ascii="Times New Roman" w:eastAsia="Helvetica Neue" w:hAnsi="Times New Roman" w:cs="Times New Roman"/>
            <w:color w:val="17426F"/>
            <w:sz w:val="48"/>
            <w:szCs w:val="48"/>
          </w:rPr>
          <w:delText>Vets.gov</w:delText>
        </w:r>
      </w:del>
      <w:ins w:id="1" w:author="Rachael Roueche" w:date="2017-06-09T08:29:00Z">
        <w:r w:rsidR="0049604C">
          <w:rPr>
            <w:rFonts w:ascii="Times New Roman" w:eastAsia="Helvetica Neue" w:hAnsi="Times New Roman" w:cs="Times New Roman"/>
            <w:color w:val="17426F"/>
            <w:sz w:val="48"/>
            <w:szCs w:val="48"/>
          </w:rPr>
          <w:t>Vets.gov</w:t>
        </w:r>
      </w:ins>
      <w:r w:rsidRPr="000B3AA2">
        <w:rPr>
          <w:rFonts w:ascii="Times New Roman" w:eastAsia="Helvetica Neue" w:hAnsi="Times New Roman" w:cs="Times New Roman"/>
          <w:color w:val="17426F"/>
          <w:sz w:val="48"/>
          <w:szCs w:val="48"/>
        </w:rPr>
        <w:t xml:space="preserve"> Product Charter </w:t>
      </w:r>
    </w:p>
    <w:p w14:paraId="64A6EED4" w14:textId="77777777" w:rsidR="006E4DAE" w:rsidRPr="000B3AA2" w:rsidRDefault="006E4DAE">
      <w:pPr>
        <w:jc w:val="center"/>
        <w:rPr>
          <w:rFonts w:ascii="Times New Roman" w:hAnsi="Times New Roman" w:cs="Times New Roman"/>
        </w:rPr>
      </w:pPr>
    </w:p>
    <w:p w14:paraId="73252C3B" w14:textId="4B13A6E6" w:rsidR="006E4DAE" w:rsidRPr="000B3AA2" w:rsidRDefault="006E314E">
      <w:pPr>
        <w:jc w:val="center"/>
        <w:rPr>
          <w:rFonts w:ascii="Times New Roman" w:hAnsi="Times New Roman" w:cs="Times New Roman"/>
        </w:rPr>
      </w:pPr>
      <w:r w:rsidRPr="000B3AA2">
        <w:rPr>
          <w:rFonts w:ascii="Times New Roman" w:eastAsia="Helvetica Neue" w:hAnsi="Times New Roman" w:cs="Times New Roman"/>
          <w:color w:val="17426F"/>
          <w:sz w:val="36"/>
          <w:szCs w:val="36"/>
        </w:rPr>
        <w:t xml:space="preserve">Benefits – </w:t>
      </w:r>
      <w:r w:rsidR="001B5BAA">
        <w:rPr>
          <w:rFonts w:ascii="Times New Roman" w:eastAsia="Helvetica Neue" w:hAnsi="Times New Roman" w:cs="Times New Roman"/>
          <w:color w:val="17426F"/>
          <w:sz w:val="36"/>
          <w:szCs w:val="36"/>
        </w:rPr>
        <w:t>Download VA Letters</w:t>
      </w:r>
      <w:r w:rsidRPr="000B3AA2">
        <w:rPr>
          <w:rFonts w:ascii="Times New Roman" w:eastAsia="Helvetica Neue" w:hAnsi="Times New Roman" w:cs="Times New Roman"/>
          <w:color w:val="17426F"/>
          <w:sz w:val="36"/>
          <w:szCs w:val="36"/>
        </w:rPr>
        <w:t xml:space="preserve"> </w:t>
      </w:r>
    </w:p>
    <w:p w14:paraId="5A8DA9DC" w14:textId="77777777" w:rsidR="006E4DAE" w:rsidRDefault="006E4DAE">
      <w:pPr>
        <w:rPr>
          <w:rFonts w:ascii="Times New Roman" w:eastAsia="Helvetica Neue" w:hAnsi="Times New Roman" w:cs="Times New Roman"/>
          <w:i/>
          <w:color w:val="17426F"/>
          <w:sz w:val="36"/>
          <w:szCs w:val="36"/>
        </w:rPr>
      </w:pPr>
    </w:p>
    <w:p w14:paraId="449CFF81" w14:textId="77777777" w:rsidR="00595C5D" w:rsidRDefault="00595C5D" w:rsidP="00595C5D">
      <w:pPr>
        <w:jc w:val="center"/>
        <w:rPr>
          <w:rFonts w:ascii="Times New Roman" w:eastAsia="Helvetica Neue" w:hAnsi="Times New Roman" w:cs="Times New Roman"/>
          <w:i/>
          <w:color w:val="17426F"/>
          <w:sz w:val="36"/>
          <w:szCs w:val="36"/>
        </w:rPr>
      </w:pPr>
    </w:p>
    <w:p w14:paraId="5602D1DA" w14:textId="77777777" w:rsidR="00595C5D" w:rsidRDefault="00595C5D" w:rsidP="00595C5D">
      <w:pPr>
        <w:jc w:val="center"/>
        <w:rPr>
          <w:rFonts w:ascii="Times New Roman" w:eastAsia="Helvetica Neue" w:hAnsi="Times New Roman" w:cs="Times New Roman"/>
          <w:i/>
          <w:color w:val="17426F"/>
          <w:sz w:val="36"/>
          <w:szCs w:val="36"/>
        </w:rPr>
      </w:pPr>
    </w:p>
    <w:p w14:paraId="453977CE" w14:textId="77777777" w:rsidR="00595C5D" w:rsidRDefault="00595C5D" w:rsidP="00595C5D">
      <w:pPr>
        <w:jc w:val="center"/>
        <w:rPr>
          <w:rFonts w:ascii="Times New Roman" w:eastAsia="Helvetica Neue" w:hAnsi="Times New Roman" w:cs="Times New Roman"/>
          <w:i/>
          <w:color w:val="17426F"/>
          <w:sz w:val="36"/>
          <w:szCs w:val="36"/>
        </w:rPr>
      </w:pPr>
    </w:p>
    <w:p w14:paraId="43B1843C" w14:textId="09ECDBAF" w:rsidR="00595C5D" w:rsidRPr="000B3AA2" w:rsidRDefault="00595C5D" w:rsidP="00595C5D">
      <w:pPr>
        <w:jc w:val="center"/>
        <w:rPr>
          <w:rFonts w:ascii="Times New Roman" w:hAnsi="Times New Roman" w:cs="Times New Roman"/>
        </w:rPr>
      </w:pPr>
      <w:r>
        <w:rPr>
          <w:rFonts w:ascii="Times New Roman" w:eastAsia="Helvetica Neue" w:hAnsi="Times New Roman" w:cs="Times New Roman"/>
          <w:i/>
          <w:color w:val="17426F"/>
          <w:sz w:val="36"/>
          <w:szCs w:val="36"/>
        </w:rPr>
        <w:t>Draft v1</w:t>
      </w:r>
      <w:r w:rsidR="004A73EE">
        <w:rPr>
          <w:rFonts w:ascii="Times New Roman" w:eastAsia="Helvetica Neue" w:hAnsi="Times New Roman" w:cs="Times New Roman"/>
          <w:i/>
          <w:color w:val="17426F"/>
          <w:sz w:val="36"/>
          <w:szCs w:val="36"/>
        </w:rPr>
        <w:t>.</w:t>
      </w:r>
      <w:r w:rsidR="001B5BAA">
        <w:rPr>
          <w:rFonts w:ascii="Times New Roman" w:eastAsia="Helvetica Neue" w:hAnsi="Times New Roman" w:cs="Times New Roman"/>
          <w:i/>
          <w:color w:val="17426F"/>
          <w:sz w:val="36"/>
          <w:szCs w:val="36"/>
        </w:rPr>
        <w:t>0</w:t>
      </w:r>
    </w:p>
    <w:p w14:paraId="07BA3AF6" w14:textId="77777777" w:rsidR="006E4DAE" w:rsidRPr="000B3AA2" w:rsidRDefault="006E4DAE">
      <w:pPr>
        <w:jc w:val="center"/>
        <w:rPr>
          <w:rFonts w:ascii="Times New Roman" w:hAnsi="Times New Roman" w:cs="Times New Roman"/>
        </w:rPr>
      </w:pPr>
    </w:p>
    <w:p w14:paraId="0E74A146" w14:textId="05F91C3D" w:rsidR="006E4DAE" w:rsidRPr="00595C5D" w:rsidRDefault="004A73EE">
      <w:pPr>
        <w:jc w:val="center"/>
        <w:rPr>
          <w:rFonts w:ascii="Times New Roman" w:hAnsi="Times New Roman" w:cs="Times New Roman"/>
          <w:sz w:val="28"/>
          <w:szCs w:val="28"/>
        </w:rPr>
      </w:pPr>
      <w:r>
        <w:rPr>
          <w:rFonts w:ascii="Times New Roman" w:eastAsia="Helvetica Neue" w:hAnsi="Times New Roman" w:cs="Times New Roman"/>
          <w:i/>
          <w:color w:val="17426F"/>
          <w:sz w:val="28"/>
          <w:szCs w:val="28"/>
        </w:rPr>
        <w:t>6/06</w:t>
      </w:r>
      <w:r w:rsidR="006E314E" w:rsidRPr="00595C5D">
        <w:rPr>
          <w:rFonts w:ascii="Times New Roman" w:eastAsia="Helvetica Neue" w:hAnsi="Times New Roman" w:cs="Times New Roman"/>
          <w:i/>
          <w:color w:val="17426F"/>
          <w:sz w:val="28"/>
          <w:szCs w:val="28"/>
        </w:rPr>
        <w:t>/201</w:t>
      </w:r>
      <w:r w:rsidR="00595C5D" w:rsidRPr="00595C5D">
        <w:rPr>
          <w:rFonts w:ascii="Times New Roman" w:eastAsia="Helvetica Neue" w:hAnsi="Times New Roman" w:cs="Times New Roman"/>
          <w:i/>
          <w:color w:val="17426F"/>
          <w:sz w:val="28"/>
          <w:szCs w:val="28"/>
        </w:rPr>
        <w:t>7</w:t>
      </w:r>
    </w:p>
    <w:p w14:paraId="770330C3" w14:textId="77777777" w:rsidR="006E4DAE" w:rsidRPr="000B3AA2" w:rsidRDefault="006E4DAE">
      <w:pPr>
        <w:jc w:val="center"/>
        <w:rPr>
          <w:rFonts w:ascii="Times New Roman" w:hAnsi="Times New Roman" w:cs="Times New Roman"/>
        </w:rPr>
      </w:pPr>
    </w:p>
    <w:p w14:paraId="5072958F" w14:textId="77777777" w:rsidR="006E4DAE" w:rsidRPr="000B3AA2" w:rsidRDefault="006E314E">
      <w:pPr>
        <w:rPr>
          <w:rFonts w:ascii="Times New Roman" w:hAnsi="Times New Roman" w:cs="Times New Roman"/>
        </w:rPr>
      </w:pPr>
      <w:r w:rsidRPr="000B3AA2">
        <w:rPr>
          <w:rFonts w:ascii="Times New Roman" w:hAnsi="Times New Roman" w:cs="Times New Roman"/>
        </w:rPr>
        <w:br w:type="page"/>
      </w:r>
    </w:p>
    <w:p w14:paraId="56E07E5E" w14:textId="77777777" w:rsidR="006E4DAE" w:rsidRPr="000B3AA2" w:rsidRDefault="006E4DAE">
      <w:pPr>
        <w:rPr>
          <w:rFonts w:ascii="Times New Roman" w:hAnsi="Times New Roman" w:cs="Times New Roman"/>
        </w:rPr>
      </w:pPr>
    </w:p>
    <w:p w14:paraId="7D5CB9CE" w14:textId="77777777" w:rsidR="006E4DAE" w:rsidRPr="000B3AA2" w:rsidRDefault="006E4DAE">
      <w:pPr>
        <w:rPr>
          <w:rFonts w:ascii="Times New Roman" w:hAnsi="Times New Roman" w:cs="Times New Roman"/>
        </w:rPr>
      </w:pPr>
    </w:p>
    <w:p w14:paraId="695115FC" w14:textId="77777777" w:rsidR="006E4DAE" w:rsidRPr="000B3AA2" w:rsidRDefault="006E314E">
      <w:pPr>
        <w:tabs>
          <w:tab w:val="right" w:pos="9350"/>
        </w:tabs>
        <w:spacing w:before="120"/>
        <w:rPr>
          <w:rFonts w:ascii="Times New Roman" w:hAnsi="Times New Roman" w:cs="Times New Roman"/>
        </w:rPr>
      </w:pPr>
      <w:bookmarkStart w:id="2" w:name="_gjdgxs" w:colFirst="0" w:colLast="0"/>
      <w:bookmarkEnd w:id="2"/>
      <w:r w:rsidRPr="000B3AA2">
        <w:rPr>
          <w:rFonts w:ascii="Times New Roman" w:eastAsia="Helvetica Neue" w:hAnsi="Times New Roman" w:cs="Times New Roman"/>
          <w:b/>
        </w:rPr>
        <w:t>Table of Contents</w:t>
      </w:r>
    </w:p>
    <w:p w14:paraId="66C55204" w14:textId="77777777" w:rsidR="006E4DAE" w:rsidRPr="000B3AA2" w:rsidRDefault="006E4DAE">
      <w:pPr>
        <w:tabs>
          <w:tab w:val="right" w:pos="9350"/>
        </w:tabs>
        <w:spacing w:before="120"/>
        <w:rPr>
          <w:rFonts w:ascii="Times New Roman" w:hAnsi="Times New Roman" w:cs="Times New Roman"/>
        </w:rPr>
      </w:pPr>
    </w:p>
    <w:p w14:paraId="065FF710" w14:textId="77777777" w:rsidR="00B3586A" w:rsidRPr="00B3586A" w:rsidRDefault="00B3586A">
      <w:pPr>
        <w:pStyle w:val="TOC1"/>
        <w:tabs>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b w:val="0"/>
        </w:rPr>
        <w:fldChar w:fldCharType="begin"/>
      </w:r>
      <w:r w:rsidRPr="00B3586A">
        <w:rPr>
          <w:rFonts w:ascii="Times New Roman" w:eastAsia="Helvetica Neue" w:hAnsi="Times New Roman" w:cs="Times New Roman"/>
          <w:b w:val="0"/>
        </w:rPr>
        <w:instrText xml:space="preserve"> TOC \o "1-3" </w:instrText>
      </w:r>
      <w:r w:rsidRPr="00B3586A">
        <w:rPr>
          <w:rFonts w:ascii="Times New Roman" w:eastAsia="Helvetica Neue" w:hAnsi="Times New Roman" w:cs="Times New Roman"/>
          <w:b w:val="0"/>
        </w:rPr>
        <w:fldChar w:fldCharType="separate"/>
      </w:r>
      <w:r w:rsidRPr="00B3586A">
        <w:rPr>
          <w:rFonts w:ascii="Times New Roman" w:eastAsia="Helvetica Neue" w:hAnsi="Times New Roman" w:cs="Times New Roman"/>
          <w:noProof/>
        </w:rPr>
        <w:t>Authorization</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_Toc358289221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3</w:t>
      </w:r>
      <w:r w:rsidRPr="00B3586A">
        <w:rPr>
          <w:rFonts w:ascii="Times New Roman" w:hAnsi="Times New Roman" w:cs="Times New Roman"/>
          <w:noProof/>
        </w:rPr>
        <w:fldChar w:fldCharType="end"/>
      </w:r>
    </w:p>
    <w:p w14:paraId="2A95E48D" w14:textId="77777777" w:rsidR="00B3586A" w:rsidRPr="00B3586A" w:rsidRDefault="00B3586A">
      <w:pPr>
        <w:pStyle w:val="TOC1"/>
        <w:tabs>
          <w:tab w:val="left" w:pos="360"/>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noProof/>
        </w:rPr>
        <w:t>1</w:t>
      </w:r>
      <w:r w:rsidRPr="00B3586A">
        <w:rPr>
          <w:rFonts w:ascii="Times New Roman" w:eastAsiaTheme="minorEastAsia" w:hAnsi="Times New Roman" w:cs="Times New Roman"/>
          <w:b w:val="0"/>
          <w:caps w:val="0"/>
          <w:noProof/>
          <w:color w:val="auto"/>
          <w:lang w:eastAsia="ja-JP"/>
        </w:rPr>
        <w:tab/>
      </w:r>
      <w:r w:rsidRPr="00B3586A">
        <w:rPr>
          <w:rFonts w:ascii="Times New Roman" w:eastAsia="Helvetica Neue" w:hAnsi="Times New Roman" w:cs="Times New Roman"/>
          <w:noProof/>
        </w:rPr>
        <w:t>Document Purpose</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_Toc358289222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4</w:t>
      </w:r>
      <w:r w:rsidRPr="00B3586A">
        <w:rPr>
          <w:rFonts w:ascii="Times New Roman" w:hAnsi="Times New Roman" w:cs="Times New Roman"/>
          <w:noProof/>
        </w:rPr>
        <w:fldChar w:fldCharType="end"/>
      </w:r>
    </w:p>
    <w:p w14:paraId="536DB07D" w14:textId="77777777" w:rsidR="00B3586A" w:rsidRPr="00B3586A" w:rsidRDefault="00B3586A">
      <w:pPr>
        <w:pStyle w:val="TOC1"/>
        <w:tabs>
          <w:tab w:val="left" w:pos="360"/>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noProof/>
        </w:rPr>
        <w:t>2</w:t>
      </w:r>
      <w:r w:rsidRPr="00B3586A">
        <w:rPr>
          <w:rFonts w:ascii="Times New Roman" w:eastAsiaTheme="minorEastAsia" w:hAnsi="Times New Roman" w:cs="Times New Roman"/>
          <w:b w:val="0"/>
          <w:caps w:val="0"/>
          <w:noProof/>
          <w:color w:val="auto"/>
          <w:lang w:eastAsia="ja-JP"/>
        </w:rPr>
        <w:tab/>
      </w:r>
      <w:r w:rsidRPr="00B3586A">
        <w:rPr>
          <w:rFonts w:ascii="Times New Roman" w:eastAsia="Helvetica Neue" w:hAnsi="Times New Roman" w:cs="Times New Roman"/>
          <w:noProof/>
        </w:rPr>
        <w:t>Vision and Approach</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_Toc358289223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4</w:t>
      </w:r>
      <w:r w:rsidRPr="00B3586A">
        <w:rPr>
          <w:rFonts w:ascii="Times New Roman" w:hAnsi="Times New Roman" w:cs="Times New Roman"/>
          <w:noProof/>
        </w:rPr>
        <w:fldChar w:fldCharType="end"/>
      </w:r>
    </w:p>
    <w:p w14:paraId="32189F40" w14:textId="77777777" w:rsidR="00B3586A" w:rsidRPr="00B3586A" w:rsidRDefault="00B3586A">
      <w:pPr>
        <w:pStyle w:val="TOC1"/>
        <w:tabs>
          <w:tab w:val="left" w:pos="360"/>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noProof/>
        </w:rPr>
        <w:t>3</w:t>
      </w:r>
      <w:r w:rsidRPr="00B3586A">
        <w:rPr>
          <w:rFonts w:ascii="Times New Roman" w:eastAsiaTheme="minorEastAsia" w:hAnsi="Times New Roman" w:cs="Times New Roman"/>
          <w:b w:val="0"/>
          <w:caps w:val="0"/>
          <w:noProof/>
          <w:color w:val="auto"/>
          <w:lang w:eastAsia="ja-JP"/>
        </w:rPr>
        <w:tab/>
      </w:r>
      <w:r w:rsidRPr="00B3586A">
        <w:rPr>
          <w:rFonts w:ascii="Times New Roman" w:eastAsia="Helvetica Neue" w:hAnsi="Times New Roman" w:cs="Times New Roman"/>
          <w:noProof/>
        </w:rPr>
        <w:t>Product Team Roles and Responsibilities</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_Toc358289224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4</w:t>
      </w:r>
      <w:r w:rsidRPr="00B3586A">
        <w:rPr>
          <w:rFonts w:ascii="Times New Roman" w:hAnsi="Times New Roman" w:cs="Times New Roman"/>
          <w:noProof/>
        </w:rPr>
        <w:fldChar w:fldCharType="end"/>
      </w:r>
    </w:p>
    <w:p w14:paraId="75A22D0B" w14:textId="77777777" w:rsidR="00B3586A" w:rsidRPr="00B3586A" w:rsidRDefault="00B3586A">
      <w:pPr>
        <w:pStyle w:val="TOC1"/>
        <w:tabs>
          <w:tab w:val="left" w:pos="360"/>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noProof/>
        </w:rPr>
        <w:t>4</w:t>
      </w:r>
      <w:r w:rsidRPr="00B3586A">
        <w:rPr>
          <w:rFonts w:ascii="Times New Roman" w:eastAsiaTheme="minorEastAsia" w:hAnsi="Times New Roman" w:cs="Times New Roman"/>
          <w:b w:val="0"/>
          <w:caps w:val="0"/>
          <w:noProof/>
          <w:color w:val="auto"/>
          <w:lang w:eastAsia="ja-JP"/>
        </w:rPr>
        <w:tab/>
      </w:r>
      <w:r w:rsidRPr="00B3586A">
        <w:rPr>
          <w:rFonts w:ascii="Times New Roman" w:eastAsia="Helvetica Neue" w:hAnsi="Times New Roman" w:cs="Times New Roman"/>
          <w:noProof/>
        </w:rPr>
        <w:t>Minimum Viable Product (MVP) Scope of Work</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_Toc358289225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5</w:t>
      </w:r>
      <w:r w:rsidRPr="00B3586A">
        <w:rPr>
          <w:rFonts w:ascii="Times New Roman" w:hAnsi="Times New Roman" w:cs="Times New Roman"/>
          <w:noProof/>
        </w:rPr>
        <w:fldChar w:fldCharType="end"/>
      </w:r>
    </w:p>
    <w:p w14:paraId="69A6F42F" w14:textId="77777777" w:rsidR="00B3586A" w:rsidRPr="00B3586A" w:rsidRDefault="00B3586A">
      <w:pPr>
        <w:pStyle w:val="TOC1"/>
        <w:tabs>
          <w:tab w:val="left" w:pos="360"/>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noProof/>
        </w:rPr>
        <w:t>5</w:t>
      </w:r>
      <w:r w:rsidRPr="00B3586A">
        <w:rPr>
          <w:rFonts w:ascii="Times New Roman" w:eastAsiaTheme="minorEastAsia" w:hAnsi="Times New Roman" w:cs="Times New Roman"/>
          <w:b w:val="0"/>
          <w:caps w:val="0"/>
          <w:noProof/>
          <w:color w:val="auto"/>
          <w:lang w:eastAsia="ja-JP"/>
        </w:rPr>
        <w:tab/>
      </w:r>
      <w:r w:rsidRPr="00B3586A">
        <w:rPr>
          <w:rFonts w:ascii="Times New Roman" w:eastAsia="Helvetica Neue" w:hAnsi="Times New Roman" w:cs="Times New Roman"/>
          <w:noProof/>
        </w:rPr>
        <w:t>Ongoing Maintenance</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_Toc358289226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6</w:t>
      </w:r>
      <w:r w:rsidRPr="00B3586A">
        <w:rPr>
          <w:rFonts w:ascii="Times New Roman" w:hAnsi="Times New Roman" w:cs="Times New Roman"/>
          <w:noProof/>
        </w:rPr>
        <w:fldChar w:fldCharType="end"/>
      </w:r>
    </w:p>
    <w:p w14:paraId="44F28C36" w14:textId="77777777" w:rsidR="00B3586A" w:rsidRPr="00B3586A" w:rsidRDefault="00B3586A">
      <w:pPr>
        <w:pStyle w:val="TOC1"/>
        <w:tabs>
          <w:tab w:val="left" w:pos="360"/>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noProof/>
        </w:rPr>
        <w:t>6</w:t>
      </w:r>
      <w:r w:rsidRPr="00B3586A">
        <w:rPr>
          <w:rFonts w:ascii="Times New Roman" w:eastAsiaTheme="minorEastAsia" w:hAnsi="Times New Roman" w:cs="Times New Roman"/>
          <w:b w:val="0"/>
          <w:caps w:val="0"/>
          <w:noProof/>
          <w:color w:val="auto"/>
          <w:lang w:eastAsia="ja-JP"/>
        </w:rPr>
        <w:tab/>
      </w:r>
      <w:r w:rsidRPr="00B3586A">
        <w:rPr>
          <w:rFonts w:ascii="Times New Roman" w:eastAsia="Helvetica Neue" w:hAnsi="Times New Roman" w:cs="Times New Roman"/>
          <w:noProof/>
        </w:rPr>
        <w:t>Assumptions and Constraints</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_Toc358289227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6</w:t>
      </w:r>
      <w:r w:rsidRPr="00B3586A">
        <w:rPr>
          <w:rFonts w:ascii="Times New Roman" w:hAnsi="Times New Roman" w:cs="Times New Roman"/>
          <w:noProof/>
        </w:rPr>
        <w:fldChar w:fldCharType="end"/>
      </w:r>
    </w:p>
    <w:p w14:paraId="27F9C4FE" w14:textId="2F7DD990" w:rsidR="00B3586A" w:rsidRPr="00B3586A" w:rsidRDefault="00B3586A">
      <w:pPr>
        <w:pStyle w:val="TOC1"/>
        <w:tabs>
          <w:tab w:val="left" w:pos="360"/>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noProof/>
        </w:rPr>
        <w:t>7</w:t>
      </w:r>
      <w:r w:rsidRPr="00B3586A">
        <w:rPr>
          <w:rFonts w:ascii="Times New Roman" w:eastAsiaTheme="minorEastAsia" w:hAnsi="Times New Roman" w:cs="Times New Roman"/>
          <w:b w:val="0"/>
          <w:caps w:val="0"/>
          <w:noProof/>
          <w:color w:val="auto"/>
          <w:lang w:eastAsia="ja-JP"/>
        </w:rPr>
        <w:tab/>
      </w:r>
      <w:del w:id="3" w:author="Rachael Roueche" w:date="2017-06-09T08:29:00Z">
        <w:r w:rsidRPr="00B3586A" w:rsidDel="0049604C">
          <w:rPr>
            <w:rFonts w:ascii="Times New Roman" w:eastAsia="Helvetica Neue" w:hAnsi="Times New Roman" w:cs="Times New Roman"/>
            <w:noProof/>
          </w:rPr>
          <w:delText>Vets.gov</w:delText>
        </w:r>
      </w:del>
      <w:ins w:id="4" w:author="Rachael Roueche" w:date="2017-06-09T08:29:00Z">
        <w:r w:rsidR="0049604C">
          <w:rPr>
            <w:rFonts w:ascii="Times New Roman" w:eastAsia="Helvetica Neue" w:hAnsi="Times New Roman" w:cs="Times New Roman"/>
            <w:noProof/>
          </w:rPr>
          <w:t>Vets.gov</w:t>
        </w:r>
      </w:ins>
      <w:r w:rsidRPr="00B3586A">
        <w:rPr>
          <w:rFonts w:ascii="Times New Roman" w:eastAsia="Helvetica Neue" w:hAnsi="Times New Roman" w:cs="Times New Roman"/>
          <w:noProof/>
        </w:rPr>
        <w:t xml:space="preserve"> Product Methodology</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_Toc358289228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6</w:t>
      </w:r>
      <w:r w:rsidRPr="00B3586A">
        <w:rPr>
          <w:rFonts w:ascii="Times New Roman" w:hAnsi="Times New Roman" w:cs="Times New Roman"/>
          <w:noProof/>
        </w:rPr>
        <w:fldChar w:fldCharType="end"/>
      </w:r>
    </w:p>
    <w:p w14:paraId="32CE714E" w14:textId="77777777" w:rsidR="006E4DAE" w:rsidRPr="000B3AA2" w:rsidRDefault="00B3586A">
      <w:pPr>
        <w:rPr>
          <w:rFonts w:ascii="Times New Roman" w:hAnsi="Times New Roman" w:cs="Times New Roman"/>
        </w:rPr>
      </w:pPr>
      <w:r w:rsidRPr="00B3586A">
        <w:rPr>
          <w:rFonts w:ascii="Times New Roman" w:eastAsia="Helvetica Neue" w:hAnsi="Times New Roman" w:cs="Times New Roman"/>
          <w:b/>
        </w:rPr>
        <w:fldChar w:fldCharType="end"/>
      </w:r>
      <w:hyperlink w:anchor="_Toc346363531"/>
    </w:p>
    <w:p w14:paraId="31B02588" w14:textId="11B471ED" w:rsidR="006E4DAE" w:rsidRPr="000B3AA2" w:rsidRDefault="006E314E">
      <w:pPr>
        <w:rPr>
          <w:rFonts w:ascii="Times New Roman" w:hAnsi="Times New Roman" w:cs="Times New Roman"/>
        </w:rPr>
      </w:pPr>
      <w:r w:rsidRPr="000B3AA2">
        <w:rPr>
          <w:rFonts w:ascii="Times New Roman" w:hAnsi="Times New Roman" w:cs="Times New Roman"/>
        </w:rPr>
        <w:br w:type="page"/>
      </w:r>
      <w:hyperlink w:anchor="_Toc346363531"/>
    </w:p>
    <w:p w14:paraId="4D9CAC9F" w14:textId="77777777" w:rsidR="006E4DAE" w:rsidRPr="000B3AA2" w:rsidRDefault="006E314E">
      <w:pPr>
        <w:pStyle w:val="Heading1"/>
        <w:ind w:left="432" w:hanging="432"/>
        <w:rPr>
          <w:rFonts w:ascii="Times New Roman" w:hAnsi="Times New Roman" w:cs="Times New Roman"/>
        </w:rPr>
      </w:pPr>
      <w:bookmarkStart w:id="5" w:name="_30j0zll" w:colFirst="0" w:colLast="0"/>
      <w:bookmarkStart w:id="6" w:name="_Toc358289221"/>
      <w:bookmarkEnd w:id="5"/>
      <w:r w:rsidRPr="000B3AA2">
        <w:rPr>
          <w:rFonts w:ascii="Times New Roman" w:eastAsia="Helvetica Neue" w:hAnsi="Times New Roman" w:cs="Times New Roman"/>
        </w:rPr>
        <w:lastRenderedPageBreak/>
        <w:t>Authorization</w:t>
      </w:r>
      <w:bookmarkEnd w:id="6"/>
    </w:p>
    <w:p w14:paraId="0E971DEA" w14:textId="77777777" w:rsidR="006E4DAE" w:rsidRPr="000B3AA2" w:rsidRDefault="006E4DAE">
      <w:pPr>
        <w:rPr>
          <w:rFonts w:ascii="Times New Roman" w:hAnsi="Times New Roman" w:cs="Times New Roman"/>
        </w:rPr>
      </w:pPr>
    </w:p>
    <w:p w14:paraId="56635ECA" w14:textId="77777777" w:rsidR="006E4DAE" w:rsidRPr="000B3AA2" w:rsidRDefault="006E4DAE">
      <w:pPr>
        <w:rPr>
          <w:rFonts w:ascii="Times New Roman" w:hAnsi="Times New Roman" w:cs="Times New Roman"/>
        </w:rPr>
      </w:pPr>
    </w:p>
    <w:p w14:paraId="3D3861D8" w14:textId="77777777" w:rsidR="006E4DAE" w:rsidRPr="000B3AA2" w:rsidRDefault="006E4DAE">
      <w:pPr>
        <w:rPr>
          <w:rFonts w:ascii="Times New Roman" w:hAnsi="Times New Roman" w:cs="Times New Roman"/>
        </w:rPr>
      </w:pPr>
    </w:p>
    <w:p w14:paraId="370E7BFA" w14:textId="77777777" w:rsidR="006E4DAE" w:rsidRPr="000B3AA2" w:rsidRDefault="006E4DAE">
      <w:pPr>
        <w:rPr>
          <w:rFonts w:ascii="Times New Roman" w:hAnsi="Times New Roman" w:cs="Times New Roman"/>
        </w:rPr>
      </w:pPr>
    </w:p>
    <w:p w14:paraId="41B6FDDC" w14:textId="77777777" w:rsidR="006E4DAE" w:rsidRPr="000B3AA2" w:rsidRDefault="006E314E">
      <w:pPr>
        <w:rPr>
          <w:rFonts w:ascii="Times New Roman" w:hAnsi="Times New Roman" w:cs="Times New Roman"/>
        </w:rPr>
      </w:pPr>
      <w:r w:rsidRPr="000B3AA2">
        <w:rPr>
          <w:rFonts w:ascii="Times New Roman" w:eastAsia="Helvetica Neue" w:hAnsi="Times New Roman" w:cs="Times New Roman"/>
        </w:rPr>
        <w:t xml:space="preserve">VBA Product Business Owner: </w:t>
      </w:r>
    </w:p>
    <w:p w14:paraId="3EC02031" w14:textId="4D764C92" w:rsidR="006E4DAE" w:rsidRPr="000B3AA2" w:rsidRDefault="001B5BAA">
      <w:pPr>
        <w:rPr>
          <w:rFonts w:ascii="Times New Roman" w:hAnsi="Times New Roman" w:cs="Times New Roman"/>
        </w:rPr>
      </w:pPr>
      <w:r>
        <w:rPr>
          <w:rFonts w:ascii="Times New Roman" w:eastAsia="Helvetica Neue" w:hAnsi="Times New Roman" w:cs="Times New Roman"/>
        </w:rPr>
        <w:t>Mike Carr and/or Jennifer Rudisill</w:t>
      </w:r>
    </w:p>
    <w:p w14:paraId="6B9FBD08" w14:textId="77777777" w:rsidR="006E4DAE" w:rsidRPr="000B3AA2" w:rsidRDefault="006E4DAE">
      <w:pPr>
        <w:rPr>
          <w:rFonts w:ascii="Times New Roman" w:hAnsi="Times New Roman" w:cs="Times New Roman"/>
        </w:rPr>
      </w:pPr>
    </w:p>
    <w:p w14:paraId="6A23D5D0" w14:textId="77777777" w:rsidR="006E4DAE" w:rsidRPr="000B3AA2" w:rsidRDefault="006E4DAE">
      <w:pPr>
        <w:rPr>
          <w:rFonts w:ascii="Times New Roman" w:hAnsi="Times New Roman" w:cs="Times New Roman"/>
        </w:rPr>
      </w:pPr>
    </w:p>
    <w:p w14:paraId="7BCE7AC7" w14:textId="77777777" w:rsidR="006E4DAE" w:rsidRPr="000B3AA2" w:rsidRDefault="006E4DAE">
      <w:pPr>
        <w:rPr>
          <w:rFonts w:ascii="Times New Roman" w:hAnsi="Times New Roman" w:cs="Times New Roman"/>
        </w:rPr>
      </w:pPr>
    </w:p>
    <w:p w14:paraId="3B492BEA" w14:textId="77777777" w:rsidR="006E4DAE" w:rsidRPr="000B3AA2" w:rsidRDefault="006E4DAE">
      <w:pPr>
        <w:rPr>
          <w:rFonts w:ascii="Times New Roman" w:hAnsi="Times New Roman" w:cs="Times New Roman"/>
        </w:rPr>
      </w:pPr>
    </w:p>
    <w:p w14:paraId="01268129" w14:textId="77777777" w:rsidR="006E4DAE" w:rsidRPr="000B3AA2" w:rsidRDefault="006E314E">
      <w:pPr>
        <w:rPr>
          <w:rFonts w:ascii="Times New Roman" w:hAnsi="Times New Roman" w:cs="Times New Roman"/>
        </w:rPr>
      </w:pP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rPr>
        <w:tab/>
      </w:r>
      <w:r w:rsidRPr="000B3AA2">
        <w:rPr>
          <w:rFonts w:ascii="Times New Roman" w:eastAsia="Helvetica Neue" w:hAnsi="Times New Roman" w:cs="Times New Roman"/>
        </w:rPr>
        <w:tab/>
      </w:r>
    </w:p>
    <w:p w14:paraId="3D35AA82" w14:textId="77777777" w:rsidR="006E4DAE" w:rsidRPr="000B3AA2" w:rsidRDefault="006E314E">
      <w:pPr>
        <w:rPr>
          <w:rFonts w:ascii="Times New Roman" w:hAnsi="Times New Roman" w:cs="Times New Roman"/>
        </w:rPr>
      </w:pPr>
      <w:r w:rsidRPr="000B3AA2">
        <w:rPr>
          <w:rFonts w:ascii="Times New Roman" w:eastAsia="Helvetica Neue" w:hAnsi="Times New Roman" w:cs="Times New Roman"/>
          <w:i/>
        </w:rPr>
        <w:t xml:space="preserve">Signature                     </w:t>
      </w:r>
      <w:r w:rsidRPr="000B3AA2">
        <w:rPr>
          <w:rFonts w:ascii="Times New Roman" w:eastAsia="Helvetica Neue" w:hAnsi="Times New Roman" w:cs="Times New Roman"/>
          <w:i/>
        </w:rPr>
        <w:tab/>
      </w:r>
      <w:r w:rsidRPr="000B3AA2">
        <w:rPr>
          <w:rFonts w:ascii="Times New Roman" w:eastAsia="Helvetica Neue" w:hAnsi="Times New Roman" w:cs="Times New Roman"/>
          <w:i/>
        </w:rPr>
        <w:tab/>
      </w:r>
      <w:r w:rsidRPr="000B3AA2">
        <w:rPr>
          <w:rFonts w:ascii="Times New Roman" w:eastAsia="Helvetica Neue" w:hAnsi="Times New Roman" w:cs="Times New Roman"/>
          <w:i/>
        </w:rPr>
        <w:tab/>
      </w:r>
      <w:r w:rsidRPr="000B3AA2">
        <w:rPr>
          <w:rFonts w:ascii="Times New Roman" w:eastAsia="Helvetica Neue" w:hAnsi="Times New Roman" w:cs="Times New Roman"/>
          <w:i/>
        </w:rPr>
        <w:tab/>
      </w:r>
      <w:r w:rsidRPr="000B3AA2">
        <w:rPr>
          <w:rFonts w:ascii="Times New Roman" w:eastAsia="Helvetica Neue" w:hAnsi="Times New Roman" w:cs="Times New Roman"/>
          <w:i/>
        </w:rPr>
        <w:tab/>
      </w:r>
      <w:r w:rsidRPr="000B3AA2">
        <w:rPr>
          <w:rFonts w:ascii="Times New Roman" w:eastAsia="Helvetica Neue" w:hAnsi="Times New Roman" w:cs="Times New Roman"/>
          <w:i/>
        </w:rPr>
        <w:tab/>
        <w:t xml:space="preserve"> Date</w:t>
      </w:r>
    </w:p>
    <w:p w14:paraId="4EDB01F0" w14:textId="77777777" w:rsidR="006E4DAE" w:rsidRPr="000B3AA2" w:rsidRDefault="006E4DAE">
      <w:pPr>
        <w:rPr>
          <w:rFonts w:ascii="Times New Roman" w:hAnsi="Times New Roman" w:cs="Times New Roman"/>
        </w:rPr>
      </w:pPr>
    </w:p>
    <w:p w14:paraId="1F81E707" w14:textId="77777777" w:rsidR="006E4DAE" w:rsidRPr="000B3AA2" w:rsidRDefault="006E4DAE">
      <w:pPr>
        <w:rPr>
          <w:rFonts w:ascii="Times New Roman" w:hAnsi="Times New Roman" w:cs="Times New Roman"/>
        </w:rPr>
      </w:pPr>
    </w:p>
    <w:p w14:paraId="5588AB8B" w14:textId="77777777" w:rsidR="006E4DAE" w:rsidRPr="000B3AA2" w:rsidRDefault="006E4DAE">
      <w:pPr>
        <w:rPr>
          <w:rFonts w:ascii="Times New Roman" w:hAnsi="Times New Roman" w:cs="Times New Roman"/>
        </w:rPr>
      </w:pPr>
    </w:p>
    <w:p w14:paraId="1A0D6A09" w14:textId="77777777" w:rsidR="006E4DAE" w:rsidRPr="000B3AA2" w:rsidRDefault="006E4DAE">
      <w:pPr>
        <w:rPr>
          <w:rFonts w:ascii="Times New Roman" w:hAnsi="Times New Roman" w:cs="Times New Roman"/>
        </w:rPr>
      </w:pPr>
    </w:p>
    <w:p w14:paraId="31D83D0C" w14:textId="77777777" w:rsidR="006E4DAE" w:rsidRPr="000B3AA2" w:rsidRDefault="006E4DAE">
      <w:pPr>
        <w:rPr>
          <w:rFonts w:ascii="Times New Roman" w:hAnsi="Times New Roman" w:cs="Times New Roman"/>
        </w:rPr>
      </w:pPr>
    </w:p>
    <w:p w14:paraId="57C61B82" w14:textId="77777777" w:rsidR="006E4DAE" w:rsidRPr="000B3AA2" w:rsidRDefault="006E4DAE">
      <w:pPr>
        <w:rPr>
          <w:rFonts w:ascii="Times New Roman" w:hAnsi="Times New Roman" w:cs="Times New Roman"/>
        </w:rPr>
      </w:pPr>
    </w:p>
    <w:p w14:paraId="12B5BF8F" w14:textId="77777777" w:rsidR="006E4DAE" w:rsidRDefault="006E4DAE">
      <w:pPr>
        <w:rPr>
          <w:rFonts w:ascii="Times New Roman" w:hAnsi="Times New Roman" w:cs="Times New Roman"/>
        </w:rPr>
      </w:pPr>
    </w:p>
    <w:p w14:paraId="528342E3" w14:textId="77777777" w:rsidR="00B3586A" w:rsidRDefault="00B3586A">
      <w:pPr>
        <w:rPr>
          <w:rFonts w:ascii="Times New Roman" w:hAnsi="Times New Roman" w:cs="Times New Roman"/>
        </w:rPr>
      </w:pPr>
    </w:p>
    <w:p w14:paraId="10A9DFFD" w14:textId="77777777" w:rsidR="00B3586A" w:rsidRPr="000B3AA2" w:rsidRDefault="00B3586A">
      <w:pPr>
        <w:rPr>
          <w:rFonts w:ascii="Times New Roman" w:hAnsi="Times New Roman" w:cs="Times New Roman"/>
        </w:rPr>
      </w:pPr>
    </w:p>
    <w:p w14:paraId="618292CF" w14:textId="77777777" w:rsidR="006E4DAE" w:rsidRPr="000B3AA2" w:rsidRDefault="006E4DAE">
      <w:pPr>
        <w:rPr>
          <w:rFonts w:ascii="Times New Roman" w:hAnsi="Times New Roman" w:cs="Times New Roman"/>
        </w:rPr>
      </w:pPr>
    </w:p>
    <w:p w14:paraId="69470270" w14:textId="0A103E36" w:rsidR="006E4DAE" w:rsidRPr="000B3AA2" w:rsidRDefault="00595C5D">
      <w:pPr>
        <w:rPr>
          <w:rFonts w:ascii="Times New Roman" w:hAnsi="Times New Roman" w:cs="Times New Roman"/>
        </w:rPr>
      </w:pPr>
      <w:r>
        <w:rPr>
          <w:rFonts w:ascii="Times New Roman" w:eastAsia="Helvetica Neue" w:hAnsi="Times New Roman" w:cs="Times New Roman"/>
        </w:rPr>
        <w:t xml:space="preserve">Clare </w:t>
      </w:r>
      <w:proofErr w:type="spellStart"/>
      <w:r>
        <w:rPr>
          <w:rFonts w:ascii="Times New Roman" w:eastAsia="Helvetica Neue" w:hAnsi="Times New Roman" w:cs="Times New Roman"/>
        </w:rPr>
        <w:t>Martorana</w:t>
      </w:r>
      <w:proofErr w:type="spellEnd"/>
      <w:r w:rsidR="006E314E" w:rsidRPr="000B3AA2">
        <w:rPr>
          <w:rFonts w:ascii="Times New Roman" w:eastAsia="Helvetica Neue" w:hAnsi="Times New Roman" w:cs="Times New Roman"/>
        </w:rPr>
        <w:t xml:space="preserve">, </w:t>
      </w:r>
      <w:del w:id="7" w:author="Rachael Roueche" w:date="2017-06-09T08:29:00Z">
        <w:r w:rsidR="006E314E" w:rsidRPr="000B3AA2" w:rsidDel="0049604C">
          <w:rPr>
            <w:rFonts w:ascii="Times New Roman" w:eastAsia="Helvetica Neue" w:hAnsi="Times New Roman" w:cs="Times New Roman"/>
          </w:rPr>
          <w:delText>vets.gov</w:delText>
        </w:r>
      </w:del>
      <w:ins w:id="8" w:author="Rachael Roueche" w:date="2017-06-09T08:29:00Z">
        <w:r w:rsidR="0049604C">
          <w:rPr>
            <w:rFonts w:ascii="Times New Roman" w:eastAsia="Helvetica Neue" w:hAnsi="Times New Roman" w:cs="Times New Roman"/>
          </w:rPr>
          <w:t>Vets.gov</w:t>
        </w:r>
      </w:ins>
      <w:r w:rsidR="006E314E" w:rsidRPr="000B3AA2">
        <w:rPr>
          <w:rFonts w:ascii="Times New Roman" w:eastAsia="Helvetica Neue" w:hAnsi="Times New Roman" w:cs="Times New Roman"/>
        </w:rPr>
        <w:t xml:space="preserve"> Product Manager </w:t>
      </w:r>
    </w:p>
    <w:p w14:paraId="64356A76" w14:textId="77777777" w:rsidR="006E4DAE" w:rsidRPr="000B3AA2" w:rsidRDefault="006E4DAE">
      <w:pPr>
        <w:rPr>
          <w:rFonts w:ascii="Times New Roman" w:hAnsi="Times New Roman" w:cs="Times New Roman"/>
        </w:rPr>
      </w:pPr>
    </w:p>
    <w:p w14:paraId="33EBCD89" w14:textId="77777777" w:rsidR="006E4DAE" w:rsidRPr="000B3AA2" w:rsidRDefault="006E4DAE">
      <w:pPr>
        <w:rPr>
          <w:rFonts w:ascii="Times New Roman" w:hAnsi="Times New Roman" w:cs="Times New Roman"/>
        </w:rPr>
      </w:pPr>
    </w:p>
    <w:p w14:paraId="7838C806" w14:textId="77777777" w:rsidR="006E4DAE" w:rsidRPr="000B3AA2" w:rsidRDefault="006E4DAE">
      <w:pPr>
        <w:rPr>
          <w:rFonts w:ascii="Times New Roman" w:hAnsi="Times New Roman" w:cs="Times New Roman"/>
        </w:rPr>
      </w:pPr>
    </w:p>
    <w:p w14:paraId="355E846B" w14:textId="77777777" w:rsidR="006E4DAE" w:rsidRPr="000B3AA2" w:rsidRDefault="006E314E">
      <w:pPr>
        <w:rPr>
          <w:rFonts w:ascii="Times New Roman" w:hAnsi="Times New Roman" w:cs="Times New Roman"/>
        </w:rPr>
      </w:pP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rPr>
        <w:tab/>
      </w:r>
      <w:r w:rsidRPr="000B3AA2">
        <w:rPr>
          <w:rFonts w:ascii="Times New Roman" w:eastAsia="Helvetica Neue" w:hAnsi="Times New Roman" w:cs="Times New Roman"/>
        </w:rPr>
        <w:tab/>
      </w:r>
    </w:p>
    <w:p w14:paraId="060AC8A1" w14:textId="77777777" w:rsidR="006E4DAE" w:rsidRPr="000B3AA2" w:rsidRDefault="006E314E">
      <w:pPr>
        <w:rPr>
          <w:rFonts w:ascii="Times New Roman" w:hAnsi="Times New Roman" w:cs="Times New Roman"/>
        </w:rPr>
      </w:pPr>
      <w:r w:rsidRPr="000B3AA2">
        <w:rPr>
          <w:rFonts w:ascii="Times New Roman" w:eastAsia="Helvetica Neue" w:hAnsi="Times New Roman" w:cs="Times New Roman"/>
          <w:i/>
        </w:rPr>
        <w:t>Signature</w:t>
      </w:r>
      <w:r w:rsidRPr="000B3AA2">
        <w:rPr>
          <w:rFonts w:ascii="Times New Roman" w:eastAsia="Helvetica Neue" w:hAnsi="Times New Roman" w:cs="Times New Roman"/>
          <w:i/>
        </w:rPr>
        <w:tab/>
      </w:r>
      <w:r w:rsidRPr="000B3AA2">
        <w:rPr>
          <w:rFonts w:ascii="Times New Roman" w:eastAsia="Helvetica Neue" w:hAnsi="Times New Roman" w:cs="Times New Roman"/>
          <w:i/>
        </w:rPr>
        <w:tab/>
        <w:t xml:space="preserve">             </w:t>
      </w:r>
      <w:r w:rsidRPr="000B3AA2">
        <w:rPr>
          <w:rFonts w:ascii="Times New Roman" w:eastAsia="Helvetica Neue" w:hAnsi="Times New Roman" w:cs="Times New Roman"/>
          <w:i/>
        </w:rPr>
        <w:tab/>
      </w:r>
      <w:r w:rsidRPr="000B3AA2">
        <w:rPr>
          <w:rFonts w:ascii="Times New Roman" w:eastAsia="Helvetica Neue" w:hAnsi="Times New Roman" w:cs="Times New Roman"/>
          <w:i/>
        </w:rPr>
        <w:tab/>
      </w:r>
      <w:r w:rsidRPr="000B3AA2">
        <w:rPr>
          <w:rFonts w:ascii="Times New Roman" w:eastAsia="Helvetica Neue" w:hAnsi="Times New Roman" w:cs="Times New Roman"/>
          <w:i/>
        </w:rPr>
        <w:tab/>
      </w:r>
      <w:r w:rsidRPr="000B3AA2">
        <w:rPr>
          <w:rFonts w:ascii="Times New Roman" w:eastAsia="Helvetica Neue" w:hAnsi="Times New Roman" w:cs="Times New Roman"/>
          <w:i/>
        </w:rPr>
        <w:tab/>
      </w:r>
      <w:r w:rsidRPr="000B3AA2">
        <w:rPr>
          <w:rFonts w:ascii="Times New Roman" w:eastAsia="Helvetica Neue" w:hAnsi="Times New Roman" w:cs="Times New Roman"/>
          <w:i/>
        </w:rPr>
        <w:tab/>
        <w:t>Date</w:t>
      </w:r>
    </w:p>
    <w:p w14:paraId="58EFBC54" w14:textId="224BCE1E" w:rsidR="006E4DAE" w:rsidRPr="000B3AA2" w:rsidRDefault="006E314E">
      <w:pPr>
        <w:rPr>
          <w:rFonts w:ascii="Times New Roman" w:hAnsi="Times New Roman" w:cs="Times New Roman"/>
        </w:rPr>
      </w:pPr>
      <w:r w:rsidRPr="000B3AA2">
        <w:rPr>
          <w:rFonts w:ascii="Times New Roman" w:hAnsi="Times New Roman" w:cs="Times New Roman"/>
        </w:rPr>
        <w:br w:type="page"/>
      </w:r>
    </w:p>
    <w:p w14:paraId="0018B70A" w14:textId="77777777" w:rsidR="006E4DAE" w:rsidRDefault="006E314E">
      <w:pPr>
        <w:pStyle w:val="Heading1"/>
        <w:numPr>
          <w:ilvl w:val="0"/>
          <w:numId w:val="11"/>
        </w:numPr>
        <w:ind w:left="450" w:hanging="431"/>
        <w:rPr>
          <w:rFonts w:ascii="Times New Roman" w:eastAsia="Helvetica Neue" w:hAnsi="Times New Roman" w:cs="Times New Roman"/>
        </w:rPr>
      </w:pPr>
      <w:bookmarkStart w:id="9" w:name="_1fob9te" w:colFirst="0" w:colLast="0"/>
      <w:bookmarkStart w:id="10" w:name="_Toc358289222"/>
      <w:bookmarkEnd w:id="9"/>
      <w:r w:rsidRPr="000B3AA2">
        <w:rPr>
          <w:rFonts w:ascii="Times New Roman" w:eastAsia="Helvetica Neue" w:hAnsi="Times New Roman" w:cs="Times New Roman"/>
        </w:rPr>
        <w:lastRenderedPageBreak/>
        <w:t>Document Purpose</w:t>
      </w:r>
      <w:bookmarkEnd w:id="10"/>
    </w:p>
    <w:p w14:paraId="25B04CF7" w14:textId="77777777" w:rsidR="00B3586A" w:rsidRPr="00B3586A" w:rsidRDefault="00B3586A" w:rsidP="00B3586A"/>
    <w:p w14:paraId="2C1A1EEF" w14:textId="2C2F4960" w:rsidR="00464419" w:rsidRDefault="006E314E" w:rsidP="000E5AF2">
      <w:pPr>
        <w:pStyle w:val="NormalWeb"/>
        <w:shd w:val="clear" w:color="auto" w:fill="FFFFFF"/>
        <w:spacing w:before="0" w:beforeAutospacing="0" w:after="240" w:afterAutospacing="0"/>
        <w:rPr>
          <w:rFonts w:ascii="Times New Roman" w:eastAsia="Helvetica Neue" w:hAnsi="Times New Roman"/>
          <w:sz w:val="22"/>
          <w:szCs w:val="22"/>
        </w:rPr>
      </w:pPr>
      <w:r w:rsidRPr="000B3AA2">
        <w:rPr>
          <w:rFonts w:ascii="Times New Roman" w:eastAsia="Helvetica Neue" w:hAnsi="Times New Roman"/>
          <w:sz w:val="22"/>
          <w:szCs w:val="22"/>
        </w:rPr>
        <w:t xml:space="preserve">The purpose of this document is to define role, scope of work, and milestones for the </w:t>
      </w:r>
      <w:del w:id="11" w:author="Rachael Roueche" w:date="2017-06-09T08:29:00Z">
        <w:r w:rsidRPr="000B3AA2" w:rsidDel="0049604C">
          <w:rPr>
            <w:rFonts w:ascii="Times New Roman" w:eastAsia="Helvetica Neue" w:hAnsi="Times New Roman"/>
            <w:sz w:val="22"/>
            <w:szCs w:val="22"/>
          </w:rPr>
          <w:delText>vets.gov</w:delText>
        </w:r>
      </w:del>
      <w:ins w:id="12" w:author="Rachael Roueche" w:date="2017-06-09T08:29:00Z">
        <w:r w:rsidR="0049604C">
          <w:rPr>
            <w:rFonts w:ascii="Times New Roman" w:eastAsia="Helvetica Neue" w:hAnsi="Times New Roman"/>
            <w:sz w:val="22"/>
            <w:szCs w:val="22"/>
          </w:rPr>
          <w:t>Vets.gov</w:t>
        </w:r>
      </w:ins>
      <w:r w:rsidRPr="000B3AA2">
        <w:rPr>
          <w:rFonts w:ascii="Times New Roman" w:eastAsia="Helvetica Neue" w:hAnsi="Times New Roman"/>
          <w:sz w:val="22"/>
          <w:szCs w:val="22"/>
        </w:rPr>
        <w:t xml:space="preserve"> Benefits – EDU product team to </w:t>
      </w:r>
      <w:r w:rsidR="001B5BAA">
        <w:rPr>
          <w:rFonts w:ascii="Times New Roman" w:eastAsia="Helvetica Neue" w:hAnsi="Times New Roman"/>
          <w:sz w:val="22"/>
          <w:szCs w:val="22"/>
        </w:rPr>
        <w:t xml:space="preserve">improve and </w:t>
      </w:r>
      <w:r w:rsidRPr="000B3AA2">
        <w:rPr>
          <w:rFonts w:ascii="Times New Roman" w:eastAsia="Helvetica Neue" w:hAnsi="Times New Roman"/>
          <w:sz w:val="22"/>
          <w:szCs w:val="22"/>
        </w:rPr>
        <w:t xml:space="preserve">migrate </w:t>
      </w:r>
      <w:r w:rsidR="00464419">
        <w:rPr>
          <w:rFonts w:ascii="Times New Roman" w:eastAsia="Helvetica Neue" w:hAnsi="Times New Roman"/>
          <w:sz w:val="22"/>
          <w:szCs w:val="22"/>
        </w:rPr>
        <w:t>the existing “Download VA Letters</w:t>
      </w:r>
      <w:r w:rsidR="001B5BAA">
        <w:rPr>
          <w:rFonts w:ascii="Times New Roman" w:eastAsia="Helvetica Neue" w:hAnsi="Times New Roman"/>
          <w:sz w:val="22"/>
          <w:szCs w:val="22"/>
        </w:rPr>
        <w:t>”</w:t>
      </w:r>
      <w:r w:rsidR="00464419">
        <w:rPr>
          <w:rFonts w:ascii="Times New Roman" w:eastAsia="Helvetica Neue" w:hAnsi="Times New Roman"/>
          <w:sz w:val="22"/>
          <w:szCs w:val="22"/>
        </w:rPr>
        <w:t xml:space="preserve"> which are data-generated letters.</w:t>
      </w:r>
    </w:p>
    <w:p w14:paraId="531F6666" w14:textId="6DDA0DEE" w:rsidR="00464419" w:rsidRDefault="00850FAF" w:rsidP="00464419">
      <w:pPr>
        <w:rPr>
          <w:rFonts w:ascii="Times New Roman" w:eastAsia="Helvetica Neue" w:hAnsi="Times New Roman" w:cs="Times New Roman"/>
          <w:sz w:val="22"/>
          <w:szCs w:val="22"/>
        </w:rPr>
      </w:pPr>
      <w:r w:rsidRPr="00464419">
        <w:rPr>
          <w:rFonts w:ascii="Times New Roman" w:eastAsia="Helvetica Neue" w:hAnsi="Times New Roman" w:cs="Times New Roman"/>
          <w:sz w:val="22"/>
          <w:szCs w:val="22"/>
        </w:rPr>
        <w:t xml:space="preserve">The </w:t>
      </w:r>
      <w:ins w:id="13" w:author="Rachael Roueche" w:date="2017-06-09T08:18:00Z">
        <w:r w:rsidR="00B10AED">
          <w:rPr>
            <w:rFonts w:ascii="Times New Roman" w:eastAsia="Helvetica Neue" w:hAnsi="Times New Roman" w:cs="Times New Roman"/>
            <w:sz w:val="22"/>
            <w:szCs w:val="22"/>
          </w:rPr>
          <w:t xml:space="preserve">product </w:t>
        </w:r>
      </w:ins>
      <w:ins w:id="14" w:author="Rachael Roueche" w:date="2017-06-09T08:23:00Z">
        <w:r w:rsidR="00B10AED">
          <w:rPr>
            <w:rFonts w:ascii="Times New Roman" w:eastAsia="Helvetica Neue" w:hAnsi="Times New Roman" w:cs="Times New Roman"/>
            <w:sz w:val="22"/>
            <w:szCs w:val="22"/>
          </w:rPr>
          <w:t xml:space="preserve">MVP </w:t>
        </w:r>
      </w:ins>
      <w:ins w:id="15" w:author="Rachael Roueche" w:date="2017-06-09T08:18:00Z">
        <w:r w:rsidR="00B10AED">
          <w:rPr>
            <w:rFonts w:ascii="Times New Roman" w:eastAsia="Helvetica Neue" w:hAnsi="Times New Roman" w:cs="Times New Roman"/>
            <w:sz w:val="22"/>
            <w:szCs w:val="22"/>
          </w:rPr>
          <w:t xml:space="preserve">will be a phased launch. Phase 1 </w:t>
        </w:r>
      </w:ins>
      <w:ins w:id="16" w:author="Rachael Roueche" w:date="2017-06-09T08:21:00Z">
        <w:r w:rsidR="00B10AED">
          <w:rPr>
            <w:rFonts w:ascii="Times New Roman" w:eastAsia="Helvetica Neue" w:hAnsi="Times New Roman" w:cs="Times New Roman"/>
            <w:sz w:val="22"/>
            <w:szCs w:val="22"/>
          </w:rPr>
          <w:t xml:space="preserve">will focus on creating the page </w:t>
        </w:r>
      </w:ins>
      <w:ins w:id="17" w:author="Rachael Roueche" w:date="2017-06-09T08:23:00Z">
        <w:r w:rsidR="00B10AED">
          <w:rPr>
            <w:rFonts w:ascii="Times New Roman" w:eastAsia="Helvetica Neue" w:hAnsi="Times New Roman" w:cs="Times New Roman"/>
            <w:sz w:val="22"/>
            <w:szCs w:val="22"/>
          </w:rPr>
          <w:t xml:space="preserve">infrastructure </w:t>
        </w:r>
      </w:ins>
      <w:ins w:id="18" w:author="Rachael Roueche" w:date="2017-06-09T08:21:00Z">
        <w:r w:rsidR="00B10AED">
          <w:rPr>
            <w:rFonts w:ascii="Times New Roman" w:eastAsia="Helvetica Neue" w:hAnsi="Times New Roman" w:cs="Times New Roman"/>
            <w:sz w:val="22"/>
            <w:szCs w:val="22"/>
          </w:rPr>
          <w:t xml:space="preserve">and migrating </w:t>
        </w:r>
      </w:ins>
      <w:ins w:id="19" w:author="Rachael Roueche" w:date="2017-06-09T08:18:00Z">
        <w:r w:rsidR="00B10AED">
          <w:rPr>
            <w:rFonts w:ascii="Times New Roman" w:eastAsia="Helvetica Neue" w:hAnsi="Times New Roman" w:cs="Times New Roman"/>
            <w:sz w:val="22"/>
            <w:szCs w:val="22"/>
          </w:rPr>
          <w:t xml:space="preserve">7 </w:t>
        </w:r>
      </w:ins>
      <w:ins w:id="20" w:author="Rachael Roueche" w:date="2017-06-09T08:21:00Z">
        <w:r w:rsidR="00B10AED">
          <w:rPr>
            <w:rFonts w:ascii="Times New Roman" w:eastAsia="Helvetica Neue" w:hAnsi="Times New Roman" w:cs="Times New Roman"/>
            <w:sz w:val="22"/>
            <w:szCs w:val="22"/>
          </w:rPr>
          <w:t xml:space="preserve">of the </w:t>
        </w:r>
      </w:ins>
      <w:ins w:id="21" w:author="Rachael Roueche" w:date="2017-06-09T08:18:00Z">
        <w:r w:rsidR="00B10AED">
          <w:rPr>
            <w:rFonts w:ascii="Times New Roman" w:eastAsia="Helvetica Neue" w:hAnsi="Times New Roman" w:cs="Times New Roman"/>
            <w:sz w:val="22"/>
            <w:szCs w:val="22"/>
          </w:rPr>
          <w:t>VA Letters</w:t>
        </w:r>
      </w:ins>
      <w:ins w:id="22" w:author="Rachael Roueche" w:date="2017-06-09T08:20:00Z">
        <w:r w:rsidR="00B10AED">
          <w:rPr>
            <w:rFonts w:ascii="Times New Roman" w:eastAsia="Helvetica Neue" w:hAnsi="Times New Roman" w:cs="Times New Roman"/>
            <w:sz w:val="22"/>
            <w:szCs w:val="22"/>
          </w:rPr>
          <w:t xml:space="preserve"> currently available in </w:t>
        </w:r>
        <w:proofErr w:type="spellStart"/>
        <w:r w:rsidR="00B10AED">
          <w:rPr>
            <w:rFonts w:ascii="Times New Roman" w:eastAsia="Helvetica Neue" w:hAnsi="Times New Roman" w:cs="Times New Roman"/>
            <w:sz w:val="22"/>
            <w:szCs w:val="22"/>
          </w:rPr>
          <w:t>eBenefits</w:t>
        </w:r>
      </w:ins>
      <w:proofErr w:type="spellEnd"/>
      <w:ins w:id="23" w:author="Rachael Roueche" w:date="2017-06-09T08:18:00Z">
        <w:r w:rsidR="00B10AED">
          <w:rPr>
            <w:rFonts w:ascii="Times New Roman" w:eastAsia="Helvetica Neue" w:hAnsi="Times New Roman" w:cs="Times New Roman"/>
            <w:sz w:val="22"/>
            <w:szCs w:val="22"/>
          </w:rPr>
          <w:t xml:space="preserve">. Phase 2 </w:t>
        </w:r>
      </w:ins>
      <w:ins w:id="24" w:author="Rachael Roueche" w:date="2017-06-09T08:22:00Z">
        <w:r w:rsidR="00B10AED">
          <w:rPr>
            <w:rFonts w:ascii="Times New Roman" w:eastAsia="Helvetica Neue" w:hAnsi="Times New Roman" w:cs="Times New Roman"/>
            <w:sz w:val="22"/>
            <w:szCs w:val="22"/>
          </w:rPr>
          <w:t xml:space="preserve">will focus on adding </w:t>
        </w:r>
      </w:ins>
      <w:ins w:id="25" w:author="Rachael Roueche" w:date="2017-06-09T08:18:00Z">
        <w:r w:rsidR="00B10AED">
          <w:rPr>
            <w:rFonts w:ascii="Times New Roman" w:eastAsia="Helvetica Neue" w:hAnsi="Times New Roman" w:cs="Times New Roman"/>
            <w:sz w:val="22"/>
            <w:szCs w:val="22"/>
          </w:rPr>
          <w:t xml:space="preserve">the Veteran Benefits Summary and Dependent Benefits Summary Letters (both currently available on </w:t>
        </w:r>
        <w:proofErr w:type="spellStart"/>
        <w:r w:rsidR="00B10AED">
          <w:rPr>
            <w:rFonts w:ascii="Times New Roman" w:eastAsia="Helvetica Neue" w:hAnsi="Times New Roman" w:cs="Times New Roman"/>
            <w:sz w:val="22"/>
            <w:szCs w:val="22"/>
          </w:rPr>
          <w:t>eBenefits</w:t>
        </w:r>
        <w:proofErr w:type="spellEnd"/>
        <w:r w:rsidR="00B10AED">
          <w:rPr>
            <w:rFonts w:ascii="Times New Roman" w:eastAsia="Helvetica Neue" w:hAnsi="Times New Roman" w:cs="Times New Roman"/>
            <w:sz w:val="22"/>
            <w:szCs w:val="22"/>
          </w:rPr>
          <w:t xml:space="preserve">) and </w:t>
        </w:r>
      </w:ins>
      <w:ins w:id="26" w:author="Rachael Roueche" w:date="2017-06-09T08:22:00Z">
        <w:r w:rsidR="00B10AED">
          <w:rPr>
            <w:rFonts w:ascii="Times New Roman" w:eastAsia="Helvetica Neue" w:hAnsi="Times New Roman" w:cs="Times New Roman"/>
            <w:sz w:val="22"/>
            <w:szCs w:val="22"/>
          </w:rPr>
          <w:t xml:space="preserve">creating a </w:t>
        </w:r>
      </w:ins>
      <w:ins w:id="27" w:author="Rachael Roueche" w:date="2017-06-09T08:18:00Z">
        <w:r w:rsidR="00B10AED">
          <w:rPr>
            <w:rFonts w:ascii="Times New Roman" w:eastAsia="Helvetica Neue" w:hAnsi="Times New Roman" w:cs="Times New Roman"/>
            <w:sz w:val="22"/>
            <w:szCs w:val="22"/>
          </w:rPr>
          <w:t xml:space="preserve">new </w:t>
        </w:r>
      </w:ins>
      <w:ins w:id="28" w:author="Rachael Roueche" w:date="2017-06-09T08:22:00Z">
        <w:r w:rsidR="00B10AED">
          <w:rPr>
            <w:rFonts w:ascii="Times New Roman" w:eastAsia="Helvetica Neue" w:hAnsi="Times New Roman" w:cs="Times New Roman"/>
            <w:sz w:val="22"/>
            <w:szCs w:val="22"/>
          </w:rPr>
          <w:t>generated letter</w:t>
        </w:r>
      </w:ins>
      <w:ins w:id="29" w:author="Rachael Roueche" w:date="2017-06-09T08:21:00Z">
        <w:r w:rsidR="00B10AED">
          <w:rPr>
            <w:rFonts w:ascii="Times New Roman" w:eastAsia="Helvetica Neue" w:hAnsi="Times New Roman" w:cs="Times New Roman"/>
            <w:sz w:val="22"/>
            <w:szCs w:val="22"/>
          </w:rPr>
          <w:t xml:space="preserve">, </w:t>
        </w:r>
      </w:ins>
      <w:ins w:id="30" w:author="Rachael Roueche" w:date="2017-06-09T08:18:00Z">
        <w:r w:rsidR="00B10AED">
          <w:rPr>
            <w:rFonts w:ascii="Times New Roman" w:eastAsia="Helvetica Neue" w:hAnsi="Times New Roman" w:cs="Times New Roman"/>
            <w:sz w:val="22"/>
            <w:szCs w:val="22"/>
          </w:rPr>
          <w:t>the Education Certificate of Eligibility Letter</w:t>
        </w:r>
      </w:ins>
      <w:ins w:id="31" w:author="Rachael Roueche" w:date="2017-06-09T08:20:00Z">
        <w:r w:rsidR="00B10AED">
          <w:rPr>
            <w:rFonts w:ascii="Times New Roman" w:eastAsia="Helvetica Neue" w:hAnsi="Times New Roman" w:cs="Times New Roman"/>
            <w:sz w:val="22"/>
            <w:szCs w:val="22"/>
          </w:rPr>
          <w:t xml:space="preserve"> (note this has a dependency on EVSS technical tasks).</w:t>
        </w:r>
      </w:ins>
      <w:ins w:id="32" w:author="Rachael Roueche" w:date="2017-06-09T08:22:00Z">
        <w:r w:rsidR="00B10AED">
          <w:rPr>
            <w:rFonts w:ascii="Times New Roman" w:eastAsia="Helvetica Neue" w:hAnsi="Times New Roman" w:cs="Times New Roman"/>
            <w:sz w:val="22"/>
            <w:szCs w:val="22"/>
          </w:rPr>
          <w:t xml:space="preserve"> In total, depending upon the user’s eligibility, there will be 10 Letters available to download from </w:t>
        </w:r>
      </w:ins>
      <w:ins w:id="33" w:author="Rachael Roueche" w:date="2017-06-09T08:23:00Z">
        <w:r w:rsidR="00B10AED">
          <w:rPr>
            <w:rFonts w:ascii="Times New Roman" w:eastAsia="Helvetica Neue" w:hAnsi="Times New Roman" w:cs="Times New Roman"/>
            <w:sz w:val="22"/>
            <w:szCs w:val="22"/>
          </w:rPr>
          <w:t xml:space="preserve">this </w:t>
        </w:r>
        <w:proofErr w:type="spellStart"/>
        <w:r w:rsidR="00B10AED">
          <w:rPr>
            <w:rFonts w:ascii="Times New Roman" w:eastAsia="Helvetica Neue" w:hAnsi="Times New Roman" w:cs="Times New Roman"/>
            <w:sz w:val="22"/>
            <w:szCs w:val="22"/>
          </w:rPr>
          <w:t>product</w:t>
        </w:r>
      </w:ins>
      <w:ins w:id="34" w:author="Rachael Roueche" w:date="2017-06-09T08:18:00Z">
        <w:r w:rsidR="00B10AED">
          <w:rPr>
            <w:rFonts w:ascii="Times New Roman" w:eastAsia="Helvetica Neue" w:hAnsi="Times New Roman" w:cs="Times New Roman"/>
            <w:sz w:val="22"/>
            <w:szCs w:val="22"/>
          </w:rPr>
          <w:t>.</w:t>
        </w:r>
      </w:ins>
      <w:del w:id="35" w:author="Rachael Roueche" w:date="2017-06-09T08:23:00Z">
        <w:r w:rsidRPr="00464419" w:rsidDel="00B10AED">
          <w:rPr>
            <w:rFonts w:ascii="Times New Roman" w:eastAsia="Helvetica Neue" w:hAnsi="Times New Roman" w:cs="Times New Roman"/>
            <w:sz w:val="22"/>
            <w:szCs w:val="22"/>
          </w:rPr>
          <w:delText>initial</w:delText>
        </w:r>
        <w:proofErr w:type="spellEnd"/>
        <w:r w:rsidRPr="00464419" w:rsidDel="00B10AED">
          <w:rPr>
            <w:rFonts w:ascii="Times New Roman" w:eastAsia="Helvetica Neue" w:hAnsi="Times New Roman" w:cs="Times New Roman"/>
            <w:sz w:val="22"/>
            <w:szCs w:val="22"/>
          </w:rPr>
          <w:delText xml:space="preserve"> launch (minimum viable prod</w:delText>
        </w:r>
        <w:r w:rsidR="001B5BAA" w:rsidRPr="00464419" w:rsidDel="00B10AED">
          <w:rPr>
            <w:rFonts w:ascii="Times New Roman" w:eastAsia="Helvetica Neue" w:hAnsi="Times New Roman" w:cs="Times New Roman"/>
            <w:sz w:val="22"/>
            <w:szCs w:val="22"/>
          </w:rPr>
          <w:delText xml:space="preserve">uct (MVP)) will include the current </w:delText>
        </w:r>
        <w:r w:rsidR="003E4CDF" w:rsidRPr="00464419" w:rsidDel="00B10AED">
          <w:rPr>
            <w:rFonts w:ascii="Times New Roman" w:eastAsia="Helvetica Neue" w:hAnsi="Times New Roman" w:cs="Times New Roman"/>
            <w:sz w:val="22"/>
            <w:szCs w:val="22"/>
          </w:rPr>
          <w:delText xml:space="preserve">(9) </w:delText>
        </w:r>
        <w:r w:rsidR="00464419" w:rsidRPr="00464419" w:rsidDel="00B10AED">
          <w:rPr>
            <w:rFonts w:ascii="Times New Roman" w:eastAsia="Helvetica Neue" w:hAnsi="Times New Roman" w:cs="Times New Roman"/>
            <w:sz w:val="22"/>
            <w:szCs w:val="22"/>
          </w:rPr>
          <w:delText xml:space="preserve">Compensation and Pension </w:delText>
        </w:r>
        <w:r w:rsidR="00B10AED" w:rsidDel="00B10AED">
          <w:rPr>
            <w:rFonts w:ascii="Times New Roman" w:eastAsia="Helvetica Neue" w:hAnsi="Times New Roman" w:cs="Times New Roman"/>
            <w:sz w:val="22"/>
            <w:szCs w:val="22"/>
          </w:rPr>
          <w:delText xml:space="preserve">letters and </w:delText>
        </w:r>
        <w:r w:rsidR="001B5BAA" w:rsidRPr="00464419" w:rsidDel="00B10AED">
          <w:rPr>
            <w:rFonts w:ascii="Times New Roman" w:eastAsia="Helvetica Neue" w:hAnsi="Times New Roman" w:cs="Times New Roman"/>
            <w:sz w:val="22"/>
            <w:szCs w:val="22"/>
          </w:rPr>
          <w:delText xml:space="preserve">functionality </w:delText>
        </w:r>
        <w:r w:rsidRPr="00464419" w:rsidDel="00B10AED">
          <w:rPr>
            <w:rFonts w:ascii="Times New Roman" w:eastAsia="Helvetica Neue" w:hAnsi="Times New Roman" w:cs="Times New Roman"/>
            <w:sz w:val="22"/>
            <w:szCs w:val="22"/>
          </w:rPr>
          <w:delText>available on eBen</w:delText>
        </w:r>
        <w:r w:rsidR="00E014B2" w:rsidRPr="00464419" w:rsidDel="00B10AED">
          <w:rPr>
            <w:rFonts w:ascii="Times New Roman" w:eastAsia="Helvetica Neue" w:hAnsi="Times New Roman" w:cs="Times New Roman"/>
            <w:sz w:val="22"/>
            <w:szCs w:val="22"/>
          </w:rPr>
          <w:delText xml:space="preserve">efits, with the exception of </w:delText>
        </w:r>
        <w:r w:rsidR="001B5BAA" w:rsidRPr="00464419" w:rsidDel="00B10AED">
          <w:rPr>
            <w:rFonts w:ascii="Times New Roman" w:eastAsia="Helvetica Neue" w:hAnsi="Times New Roman" w:cs="Times New Roman"/>
            <w:sz w:val="22"/>
            <w:szCs w:val="22"/>
          </w:rPr>
          <w:delText>one additional letter:</w:delText>
        </w:r>
      </w:del>
    </w:p>
    <w:p w14:paraId="3EF576D2" w14:textId="76A83191" w:rsidR="00464419" w:rsidRPr="00464419" w:rsidRDefault="001B5BAA" w:rsidP="00464419">
      <w:pPr>
        <w:rPr>
          <w:rFonts w:ascii="Times New Roman" w:hAnsi="Times New Roman" w:cs="Times New Roman"/>
        </w:rPr>
      </w:pPr>
      <w:r w:rsidRPr="00464419">
        <w:rPr>
          <w:rFonts w:ascii="Times New Roman" w:eastAsia="Helvetica Neue" w:hAnsi="Times New Roman" w:cs="Times New Roman"/>
          <w:sz w:val="22"/>
          <w:szCs w:val="22"/>
        </w:rPr>
        <w:t xml:space="preserve"> </w:t>
      </w:r>
    </w:p>
    <w:p w14:paraId="2D283337" w14:textId="2F7711AE" w:rsidR="001B5BAA" w:rsidRPr="00464419" w:rsidDel="00B10AED" w:rsidRDefault="001B5BAA" w:rsidP="00B10AED">
      <w:pPr>
        <w:pStyle w:val="ListParagraph"/>
        <w:numPr>
          <w:ilvl w:val="0"/>
          <w:numId w:val="23"/>
        </w:numPr>
        <w:ind w:left="0"/>
        <w:rPr>
          <w:del w:id="36" w:author="Rachael Roueche" w:date="2017-06-09T08:24:00Z"/>
          <w:rFonts w:ascii="Times New Roman" w:hAnsi="Times New Roman" w:cs="Times New Roman"/>
        </w:rPr>
        <w:pPrChange w:id="37" w:author="Rachael Roueche" w:date="2017-06-09T08:24:00Z">
          <w:pPr>
            <w:pStyle w:val="ListParagraph"/>
            <w:numPr>
              <w:numId w:val="23"/>
            </w:numPr>
            <w:ind w:hanging="360"/>
          </w:pPr>
        </w:pPrChange>
      </w:pPr>
      <w:del w:id="38" w:author="Rachael Roueche" w:date="2017-06-09T08:24:00Z">
        <w:r w:rsidRPr="00464419" w:rsidDel="00B10AED">
          <w:rPr>
            <w:rFonts w:ascii="Times New Roman" w:eastAsia="Helvetica Neue" w:hAnsi="Times New Roman" w:cs="Times New Roman"/>
            <w:sz w:val="22"/>
            <w:szCs w:val="22"/>
          </w:rPr>
          <w:delText>Education Certificate of Eligibility pdf letter. (Note this has a dependency on EVSS technical tasks.)</w:delText>
        </w:r>
      </w:del>
    </w:p>
    <w:p w14:paraId="2B29FDCB" w14:textId="05EE0D51" w:rsidR="00577F5C" w:rsidRPr="00577F5C" w:rsidRDefault="00090E40" w:rsidP="001B5BAA">
      <w:pPr>
        <w:ind w:left="720"/>
        <w:contextualSpacing/>
        <w:rPr>
          <w:rFonts w:ascii="Times New Roman" w:hAnsi="Times New Roman" w:cs="Times New Roman"/>
        </w:rPr>
      </w:pPr>
      <w:del w:id="39" w:author="Rachael Roueche" w:date="2017-06-09T08:24:00Z">
        <w:r w:rsidRPr="00577F5C" w:rsidDel="00B10AED">
          <w:rPr>
            <w:rFonts w:ascii="Times New Roman" w:eastAsia="Helvetica Neue" w:hAnsi="Times New Roman" w:cs="Times New Roman"/>
            <w:sz w:val="22"/>
            <w:szCs w:val="22"/>
          </w:rPr>
          <w:delText xml:space="preserve"> </w:delText>
        </w:r>
      </w:del>
    </w:p>
    <w:p w14:paraId="17212F2F" w14:textId="4A733B39" w:rsidR="006E4DAE" w:rsidRPr="000B3AA2" w:rsidRDefault="006E314E">
      <w:pPr>
        <w:rPr>
          <w:rFonts w:ascii="Times New Roman" w:hAnsi="Times New Roman" w:cs="Times New Roman"/>
        </w:rPr>
      </w:pPr>
      <w:r w:rsidRPr="000B3AA2">
        <w:rPr>
          <w:rFonts w:ascii="Times New Roman" w:eastAsia="Helvetica Neue" w:hAnsi="Times New Roman" w:cs="Times New Roman"/>
          <w:sz w:val="22"/>
          <w:szCs w:val="22"/>
        </w:rPr>
        <w:t>The period of performance for this work is approximately</w:t>
      </w:r>
      <w:r w:rsidR="000B3AA2" w:rsidRPr="000B3AA2">
        <w:rPr>
          <w:rFonts w:ascii="Times New Roman" w:eastAsia="Helvetica Neue" w:hAnsi="Times New Roman" w:cs="Times New Roman"/>
          <w:b/>
          <w:sz w:val="22"/>
          <w:szCs w:val="22"/>
        </w:rPr>
        <w:t xml:space="preserve"> </w:t>
      </w:r>
      <w:r w:rsidR="00C805E7">
        <w:rPr>
          <w:rFonts w:ascii="Times New Roman" w:eastAsia="Helvetica Neue" w:hAnsi="Times New Roman" w:cs="Times New Roman"/>
          <w:b/>
          <w:sz w:val="22"/>
          <w:szCs w:val="22"/>
        </w:rPr>
        <w:t>June 2017 through July</w:t>
      </w:r>
      <w:r w:rsidR="000B3AA2" w:rsidRPr="000B3AA2">
        <w:rPr>
          <w:rFonts w:ascii="Times New Roman" w:eastAsia="Helvetica Neue" w:hAnsi="Times New Roman" w:cs="Times New Roman"/>
          <w:b/>
          <w:sz w:val="22"/>
          <w:szCs w:val="22"/>
        </w:rPr>
        <w:t xml:space="preserve"> </w:t>
      </w:r>
      <w:r w:rsidRPr="000B3AA2">
        <w:rPr>
          <w:rFonts w:ascii="Times New Roman" w:eastAsia="Helvetica Neue" w:hAnsi="Times New Roman" w:cs="Times New Roman"/>
          <w:b/>
          <w:sz w:val="22"/>
          <w:szCs w:val="22"/>
        </w:rPr>
        <w:t xml:space="preserve">2017. </w:t>
      </w:r>
      <w:r w:rsidR="00C805E7">
        <w:rPr>
          <w:rFonts w:ascii="Times New Roman" w:hAnsi="Times New Roman" w:cs="Times New Roman"/>
        </w:rPr>
        <w:t xml:space="preserve"> </w:t>
      </w:r>
      <w:r w:rsidR="00C805E7">
        <w:rPr>
          <w:rFonts w:ascii="Times New Roman" w:eastAsia="Helvetica Neue" w:hAnsi="Times New Roman" w:cs="Times New Roman"/>
          <w:sz w:val="22"/>
          <w:szCs w:val="22"/>
        </w:rPr>
        <w:t>F</w:t>
      </w:r>
      <w:r w:rsidRPr="000B3AA2">
        <w:rPr>
          <w:rFonts w:ascii="Times New Roman" w:eastAsia="Helvetica Neue" w:hAnsi="Times New Roman" w:cs="Times New Roman"/>
          <w:sz w:val="22"/>
          <w:szCs w:val="22"/>
        </w:rPr>
        <w:t xml:space="preserve">uture </w:t>
      </w:r>
      <w:r w:rsidR="00C805E7">
        <w:rPr>
          <w:rFonts w:ascii="Times New Roman" w:eastAsia="Helvetica Neue" w:hAnsi="Times New Roman" w:cs="Times New Roman"/>
          <w:sz w:val="22"/>
          <w:szCs w:val="22"/>
        </w:rPr>
        <w:t>enhancements</w:t>
      </w:r>
      <w:r w:rsidRPr="000B3AA2">
        <w:rPr>
          <w:rFonts w:ascii="Times New Roman" w:eastAsia="Helvetica Neue" w:hAnsi="Times New Roman" w:cs="Times New Roman"/>
          <w:sz w:val="22"/>
          <w:szCs w:val="22"/>
        </w:rPr>
        <w:t xml:space="preserve"> will continue throughout 2017 and beyond with new</w:t>
      </w:r>
      <w:r w:rsidR="00C805E7">
        <w:rPr>
          <w:rFonts w:ascii="Times New Roman" w:eastAsia="Helvetica Neue" w:hAnsi="Times New Roman" w:cs="Times New Roman"/>
          <w:sz w:val="22"/>
          <w:szCs w:val="22"/>
        </w:rPr>
        <w:t xml:space="preserve"> charters to define future work </w:t>
      </w:r>
      <w:commentRangeStart w:id="40"/>
      <w:r w:rsidR="00C805E7">
        <w:rPr>
          <w:rFonts w:ascii="Times New Roman" w:eastAsia="Helvetica Neue" w:hAnsi="Times New Roman" w:cs="Times New Roman"/>
          <w:sz w:val="22"/>
          <w:szCs w:val="22"/>
        </w:rPr>
        <w:t xml:space="preserve">per our </w:t>
      </w:r>
      <w:commentRangeEnd w:id="40"/>
      <w:r w:rsidR="00B10AED">
        <w:rPr>
          <w:rStyle w:val="CommentReference"/>
        </w:rPr>
        <w:commentReference w:id="40"/>
      </w:r>
    </w:p>
    <w:p w14:paraId="6F1BE627" w14:textId="77777777" w:rsidR="006E4DAE" w:rsidRPr="000B3AA2" w:rsidRDefault="006E314E">
      <w:pPr>
        <w:pStyle w:val="Heading1"/>
        <w:numPr>
          <w:ilvl w:val="0"/>
          <w:numId w:val="11"/>
        </w:numPr>
        <w:ind w:left="450" w:hanging="431"/>
        <w:rPr>
          <w:rFonts w:ascii="Times New Roman" w:eastAsia="Helvetica Neue" w:hAnsi="Times New Roman" w:cs="Times New Roman"/>
        </w:rPr>
      </w:pPr>
      <w:bookmarkStart w:id="41" w:name="_3znysh7" w:colFirst="0" w:colLast="0"/>
      <w:bookmarkStart w:id="42" w:name="_Toc358289223"/>
      <w:bookmarkEnd w:id="41"/>
      <w:r w:rsidRPr="000B3AA2">
        <w:rPr>
          <w:rFonts w:ascii="Times New Roman" w:eastAsia="Helvetica Neue" w:hAnsi="Times New Roman" w:cs="Times New Roman"/>
        </w:rPr>
        <w:t>Vision and Approach</w:t>
      </w:r>
      <w:bookmarkEnd w:id="42"/>
    </w:p>
    <w:p w14:paraId="0073C611" w14:textId="106D55FC" w:rsidR="00577F5C" w:rsidRPr="00E014B2" w:rsidRDefault="00C805E7">
      <w:pPr>
        <w:rPr>
          <w:rFonts w:ascii="Times New Roman" w:hAnsi="Times New Roman" w:cs="Times New Roman"/>
        </w:rPr>
      </w:pPr>
      <w:del w:id="43" w:author="Rachael Roueche" w:date="2017-06-09T08:29:00Z">
        <w:r w:rsidDel="0049604C">
          <w:rPr>
            <w:rFonts w:ascii="Times New Roman" w:eastAsia="Helvetica Neue" w:hAnsi="Times New Roman" w:cs="Times New Roman"/>
            <w:sz w:val="22"/>
            <w:szCs w:val="22"/>
          </w:rPr>
          <w:delText>Vets.gov</w:delText>
        </w:r>
      </w:del>
      <w:ins w:id="44" w:author="Rachael Roueche" w:date="2017-06-09T08:29:00Z">
        <w:r w:rsidR="0049604C">
          <w:rPr>
            <w:rFonts w:ascii="Times New Roman" w:eastAsia="Helvetica Neue" w:hAnsi="Times New Roman" w:cs="Times New Roman"/>
            <w:sz w:val="22"/>
            <w:szCs w:val="22"/>
          </w:rPr>
          <w:t>Vets.gov</w:t>
        </w:r>
      </w:ins>
      <w:r>
        <w:rPr>
          <w:rFonts w:ascii="Times New Roman" w:eastAsia="Helvetica Neue" w:hAnsi="Times New Roman" w:cs="Times New Roman"/>
          <w:sz w:val="22"/>
          <w:szCs w:val="22"/>
        </w:rPr>
        <w:t xml:space="preserve"> </w:t>
      </w:r>
      <w:r w:rsidR="006E314E" w:rsidRPr="000B3AA2">
        <w:rPr>
          <w:rFonts w:ascii="Times New Roman" w:eastAsia="Helvetica Neue" w:hAnsi="Times New Roman" w:cs="Times New Roman"/>
          <w:sz w:val="22"/>
          <w:szCs w:val="22"/>
        </w:rPr>
        <w:t>enable</w:t>
      </w:r>
      <w:r>
        <w:rPr>
          <w:rFonts w:ascii="Times New Roman" w:eastAsia="Helvetica Neue" w:hAnsi="Times New Roman" w:cs="Times New Roman"/>
          <w:sz w:val="22"/>
          <w:szCs w:val="22"/>
        </w:rPr>
        <w:t>s</w:t>
      </w:r>
      <w:r w:rsidR="006E314E" w:rsidRPr="000B3AA2">
        <w:rPr>
          <w:rFonts w:ascii="Times New Roman" w:eastAsia="Helvetica Neue" w:hAnsi="Times New Roman" w:cs="Times New Roman"/>
          <w:sz w:val="22"/>
          <w:szCs w:val="22"/>
        </w:rPr>
        <w:t xml:space="preserve"> Veterans to discover, apply for, track, and manage the benefits they have earned.</w:t>
      </w:r>
      <w:r w:rsidR="00577F5C">
        <w:rPr>
          <w:rFonts w:ascii="Times New Roman" w:hAnsi="Times New Roman" w:cs="Times New Roman"/>
        </w:rPr>
        <w:t xml:space="preserve"> </w:t>
      </w:r>
      <w:r w:rsidR="006E314E" w:rsidRPr="000B3AA2">
        <w:rPr>
          <w:rFonts w:ascii="Times New Roman" w:eastAsia="Helvetica Neue" w:hAnsi="Times New Roman" w:cs="Times New Roman"/>
          <w:sz w:val="22"/>
          <w:szCs w:val="22"/>
        </w:rPr>
        <w:t xml:space="preserve">Migration activities are done in collaboration with VA business stakeholders </w:t>
      </w:r>
      <w:r>
        <w:rPr>
          <w:rFonts w:ascii="Times New Roman" w:eastAsia="Helvetica Neue" w:hAnsi="Times New Roman" w:cs="Times New Roman"/>
          <w:sz w:val="22"/>
          <w:szCs w:val="22"/>
        </w:rPr>
        <w:t xml:space="preserve">identified in this charter per our product life cycle defined in our VA Digital Service playbook </w:t>
      </w:r>
      <w:r w:rsidRPr="000B3AA2">
        <w:rPr>
          <w:rFonts w:ascii="Times New Roman" w:eastAsia="Helvetica Neue" w:hAnsi="Times New Roman" w:cs="Times New Roman"/>
          <w:sz w:val="22"/>
          <w:szCs w:val="22"/>
        </w:rPr>
        <w:t>(</w:t>
      </w:r>
      <w:r w:rsidR="00FF3F16">
        <w:fldChar w:fldCharType="begin"/>
      </w:r>
      <w:r w:rsidR="00FF3F16">
        <w:instrText xml:space="preserve"> HYPERLINK "https://www.vets.gov/playbook/" \h </w:instrText>
      </w:r>
      <w:r w:rsidR="00FF3F16">
        <w:fldChar w:fldCharType="separate"/>
      </w:r>
      <w:r w:rsidRPr="000B3AA2">
        <w:rPr>
          <w:rFonts w:ascii="Times New Roman" w:eastAsia="Helvetica Neue" w:hAnsi="Times New Roman" w:cs="Times New Roman"/>
          <w:color w:val="0563C1"/>
          <w:sz w:val="22"/>
          <w:szCs w:val="22"/>
          <w:u w:val="single"/>
        </w:rPr>
        <w:t>https://www.</w:t>
      </w:r>
      <w:del w:id="45" w:author="Rachael Roueche" w:date="2017-06-09T08:29:00Z">
        <w:r w:rsidRPr="000B3AA2" w:rsidDel="0049604C">
          <w:rPr>
            <w:rFonts w:ascii="Times New Roman" w:eastAsia="Helvetica Neue" w:hAnsi="Times New Roman" w:cs="Times New Roman"/>
            <w:color w:val="0563C1"/>
            <w:sz w:val="22"/>
            <w:szCs w:val="22"/>
            <w:u w:val="single"/>
          </w:rPr>
          <w:delText>vets.gov</w:delText>
        </w:r>
      </w:del>
      <w:ins w:id="46" w:author="Rachael Roueche" w:date="2017-06-09T08:29:00Z">
        <w:r w:rsidR="0049604C">
          <w:rPr>
            <w:rFonts w:ascii="Times New Roman" w:eastAsia="Helvetica Neue" w:hAnsi="Times New Roman" w:cs="Times New Roman"/>
            <w:color w:val="0563C1"/>
            <w:sz w:val="22"/>
            <w:szCs w:val="22"/>
            <w:u w:val="single"/>
          </w:rPr>
          <w:t>Vets.gov</w:t>
        </w:r>
      </w:ins>
      <w:r w:rsidRPr="000B3AA2">
        <w:rPr>
          <w:rFonts w:ascii="Times New Roman" w:eastAsia="Helvetica Neue" w:hAnsi="Times New Roman" w:cs="Times New Roman"/>
          <w:color w:val="0563C1"/>
          <w:sz w:val="22"/>
          <w:szCs w:val="22"/>
          <w:u w:val="single"/>
        </w:rPr>
        <w:t>/playbook/</w:t>
      </w:r>
      <w:r w:rsidR="00FF3F16">
        <w:rPr>
          <w:rFonts w:ascii="Times New Roman" w:eastAsia="Helvetica Neue" w:hAnsi="Times New Roman" w:cs="Times New Roman"/>
          <w:color w:val="0563C1"/>
          <w:sz w:val="22"/>
          <w:szCs w:val="22"/>
          <w:u w:val="single"/>
        </w:rPr>
        <w:fldChar w:fldCharType="end"/>
      </w:r>
      <w:r w:rsidRPr="000B3AA2">
        <w:rPr>
          <w:rFonts w:ascii="Times New Roman" w:eastAsia="Helvetica Neue" w:hAnsi="Times New Roman" w:cs="Times New Roman"/>
          <w:sz w:val="22"/>
          <w:szCs w:val="22"/>
        </w:rPr>
        <w:t>).</w:t>
      </w:r>
      <w:r>
        <w:rPr>
          <w:rFonts w:ascii="Times New Roman" w:eastAsia="Helvetica Neue" w:hAnsi="Times New Roman" w:cs="Times New Roman"/>
          <w:sz w:val="22"/>
          <w:szCs w:val="22"/>
        </w:rPr>
        <w:t xml:space="preserve"> </w:t>
      </w:r>
      <w:r>
        <w:rPr>
          <w:rFonts w:ascii="Times New Roman" w:hAnsi="Times New Roman" w:cs="Times New Roman"/>
        </w:rPr>
        <w:t xml:space="preserve"> </w:t>
      </w:r>
    </w:p>
    <w:p w14:paraId="5515934E" w14:textId="77777777" w:rsidR="006E4DAE" w:rsidRPr="000B3AA2" w:rsidRDefault="006E314E">
      <w:pPr>
        <w:pStyle w:val="Heading1"/>
        <w:numPr>
          <w:ilvl w:val="0"/>
          <w:numId w:val="11"/>
        </w:numPr>
        <w:ind w:left="450" w:hanging="431"/>
        <w:rPr>
          <w:rFonts w:ascii="Times New Roman" w:eastAsia="Helvetica Neue" w:hAnsi="Times New Roman" w:cs="Times New Roman"/>
        </w:rPr>
      </w:pPr>
      <w:bookmarkStart w:id="47" w:name="_2et92p0" w:colFirst="0" w:colLast="0"/>
      <w:bookmarkStart w:id="48" w:name="_Toc358289224"/>
      <w:bookmarkEnd w:id="47"/>
      <w:r w:rsidRPr="000B3AA2">
        <w:rPr>
          <w:rFonts w:ascii="Times New Roman" w:eastAsia="Helvetica Neue" w:hAnsi="Times New Roman" w:cs="Times New Roman"/>
        </w:rPr>
        <w:t>Product Team Roles and Responsibilities</w:t>
      </w:r>
      <w:bookmarkEnd w:id="48"/>
    </w:p>
    <w:p w14:paraId="37C10D93" w14:textId="77777777" w:rsidR="006E4DAE" w:rsidRPr="000B3AA2" w:rsidRDefault="006E4DAE">
      <w:pPr>
        <w:rPr>
          <w:rFonts w:ascii="Times New Roman" w:hAnsi="Times New Roman" w:cs="Times New Roman"/>
        </w:rPr>
      </w:pPr>
    </w:p>
    <w:tbl>
      <w:tblPr>
        <w:tblStyle w:val="a"/>
        <w:tblW w:w="964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8"/>
        <w:gridCol w:w="2340"/>
        <w:gridCol w:w="5760"/>
      </w:tblGrid>
      <w:tr w:rsidR="006E4DAE" w:rsidRPr="00577F5C" w14:paraId="0A21284A" w14:textId="77777777" w:rsidTr="00C805E7">
        <w:trPr>
          <w:tblHeader/>
        </w:trPr>
        <w:tc>
          <w:tcPr>
            <w:tcW w:w="1548" w:type="dxa"/>
            <w:shd w:val="clear" w:color="auto" w:fill="F3F3F3"/>
          </w:tcPr>
          <w:p w14:paraId="04328C02" w14:textId="77777777" w:rsidR="006E4DAE" w:rsidRPr="00577F5C" w:rsidRDefault="006E314E">
            <w:pPr>
              <w:contextualSpacing w:val="0"/>
              <w:jc w:val="center"/>
              <w:rPr>
                <w:rFonts w:ascii="Times New Roman" w:hAnsi="Times New Roman" w:cs="Times New Roman"/>
                <w:sz w:val="20"/>
                <w:szCs w:val="20"/>
              </w:rPr>
            </w:pPr>
            <w:r w:rsidRPr="00577F5C">
              <w:rPr>
                <w:rFonts w:ascii="Times New Roman" w:eastAsia="Helvetica Neue" w:hAnsi="Times New Roman" w:cs="Times New Roman"/>
                <w:b/>
                <w:sz w:val="20"/>
                <w:szCs w:val="20"/>
              </w:rPr>
              <w:t>Role</w:t>
            </w:r>
          </w:p>
        </w:tc>
        <w:tc>
          <w:tcPr>
            <w:tcW w:w="2340" w:type="dxa"/>
            <w:shd w:val="clear" w:color="auto" w:fill="F3F3F3"/>
          </w:tcPr>
          <w:p w14:paraId="2231E6C5" w14:textId="77777777" w:rsidR="006E4DAE" w:rsidRPr="00577F5C" w:rsidRDefault="006E314E">
            <w:pPr>
              <w:contextualSpacing w:val="0"/>
              <w:jc w:val="center"/>
              <w:rPr>
                <w:rFonts w:ascii="Times New Roman" w:hAnsi="Times New Roman" w:cs="Times New Roman"/>
                <w:sz w:val="20"/>
                <w:szCs w:val="20"/>
              </w:rPr>
            </w:pPr>
            <w:r w:rsidRPr="00577F5C">
              <w:rPr>
                <w:rFonts w:ascii="Times New Roman" w:eastAsia="Helvetica Neue" w:hAnsi="Times New Roman" w:cs="Times New Roman"/>
                <w:b/>
                <w:sz w:val="20"/>
                <w:szCs w:val="20"/>
              </w:rPr>
              <w:t>Names</w:t>
            </w:r>
          </w:p>
        </w:tc>
        <w:tc>
          <w:tcPr>
            <w:tcW w:w="5760" w:type="dxa"/>
            <w:shd w:val="clear" w:color="auto" w:fill="F3F3F3"/>
          </w:tcPr>
          <w:p w14:paraId="6F6ED653" w14:textId="77777777" w:rsidR="006E4DAE" w:rsidRPr="00577F5C" w:rsidRDefault="006E314E">
            <w:pPr>
              <w:contextualSpacing w:val="0"/>
              <w:jc w:val="center"/>
              <w:rPr>
                <w:rFonts w:ascii="Times New Roman" w:hAnsi="Times New Roman" w:cs="Times New Roman"/>
                <w:sz w:val="20"/>
                <w:szCs w:val="20"/>
              </w:rPr>
            </w:pPr>
            <w:r w:rsidRPr="00577F5C">
              <w:rPr>
                <w:rFonts w:ascii="Times New Roman" w:eastAsia="Helvetica Neue" w:hAnsi="Times New Roman" w:cs="Times New Roman"/>
                <w:b/>
                <w:sz w:val="20"/>
                <w:szCs w:val="20"/>
              </w:rPr>
              <w:t>Responsibilities</w:t>
            </w:r>
          </w:p>
        </w:tc>
      </w:tr>
      <w:tr w:rsidR="006E4DAE" w:rsidRPr="00577F5C" w14:paraId="33DBCE75" w14:textId="77777777" w:rsidTr="00577F5C">
        <w:trPr>
          <w:trHeight w:val="1547"/>
        </w:trPr>
        <w:tc>
          <w:tcPr>
            <w:tcW w:w="1548" w:type="dxa"/>
          </w:tcPr>
          <w:p w14:paraId="3513555B" w14:textId="4D884C2F" w:rsidR="006E4DAE" w:rsidRPr="00577F5C" w:rsidRDefault="006E314E">
            <w:pPr>
              <w:contextualSpacing w:val="0"/>
              <w:rPr>
                <w:rFonts w:ascii="Times New Roman" w:hAnsi="Times New Roman" w:cs="Times New Roman"/>
                <w:sz w:val="20"/>
                <w:szCs w:val="20"/>
              </w:rPr>
            </w:pPr>
            <w:del w:id="49" w:author="Rachael Roueche" w:date="2017-06-09T08:29:00Z">
              <w:r w:rsidRPr="00577F5C" w:rsidDel="0049604C">
                <w:rPr>
                  <w:rFonts w:ascii="Times New Roman" w:eastAsia="Helvetica Neue" w:hAnsi="Times New Roman" w:cs="Times New Roman"/>
                  <w:sz w:val="20"/>
                  <w:szCs w:val="20"/>
                </w:rPr>
                <w:delText>Vets.gov</w:delText>
              </w:r>
            </w:del>
            <w:ins w:id="50" w:author="Rachael Roueche" w:date="2017-06-09T08:29:00Z">
              <w:r w:rsidR="0049604C">
                <w:rPr>
                  <w:rFonts w:ascii="Times New Roman" w:eastAsia="Helvetica Neue" w:hAnsi="Times New Roman" w:cs="Times New Roman"/>
                  <w:sz w:val="20"/>
                  <w:szCs w:val="20"/>
                </w:rPr>
                <w:t>Vets.gov</w:t>
              </w:r>
            </w:ins>
            <w:r w:rsidRPr="00577F5C">
              <w:rPr>
                <w:rFonts w:ascii="Times New Roman" w:eastAsia="Helvetica Neue" w:hAnsi="Times New Roman" w:cs="Times New Roman"/>
                <w:sz w:val="20"/>
                <w:szCs w:val="20"/>
              </w:rPr>
              <w:t xml:space="preserve"> Team Members</w:t>
            </w:r>
          </w:p>
        </w:tc>
        <w:tc>
          <w:tcPr>
            <w:tcW w:w="2340" w:type="dxa"/>
          </w:tcPr>
          <w:p w14:paraId="3F72AEBC" w14:textId="08A53621" w:rsidR="006E4DAE" w:rsidRPr="00577F5C" w:rsidRDefault="00295C3A">
            <w:pPr>
              <w:ind w:right="-108"/>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Product Lead, Rachael Rou</w:t>
            </w:r>
            <w:ins w:id="51" w:author="Rachael Roueche" w:date="2017-06-09T08:24:00Z">
              <w:r w:rsidR="00B10AED">
                <w:rPr>
                  <w:rFonts w:ascii="Times New Roman" w:eastAsia="Helvetica Neue" w:hAnsi="Times New Roman" w:cs="Times New Roman"/>
                  <w:sz w:val="20"/>
                  <w:szCs w:val="20"/>
                </w:rPr>
                <w:t>e</w:t>
              </w:r>
            </w:ins>
            <w:r w:rsidRPr="00577F5C">
              <w:rPr>
                <w:rFonts w:ascii="Times New Roman" w:eastAsia="Helvetica Neue" w:hAnsi="Times New Roman" w:cs="Times New Roman"/>
                <w:sz w:val="20"/>
                <w:szCs w:val="20"/>
              </w:rPr>
              <w:t>che</w:t>
            </w:r>
            <w:r w:rsidR="006E314E" w:rsidRPr="00577F5C">
              <w:rPr>
                <w:rFonts w:ascii="Times New Roman" w:eastAsia="Helvetica Neue" w:hAnsi="Times New Roman" w:cs="Times New Roman"/>
                <w:sz w:val="20"/>
                <w:szCs w:val="20"/>
              </w:rPr>
              <w:t xml:space="preserve"> </w:t>
            </w:r>
          </w:p>
          <w:p w14:paraId="573D386F" w14:textId="77777777" w:rsidR="006E4DAE" w:rsidRPr="00577F5C" w:rsidRDefault="006E4DAE">
            <w:pPr>
              <w:ind w:right="-108"/>
              <w:contextualSpacing w:val="0"/>
              <w:rPr>
                <w:rFonts w:ascii="Times New Roman" w:hAnsi="Times New Roman" w:cs="Times New Roman"/>
                <w:sz w:val="20"/>
                <w:szCs w:val="20"/>
              </w:rPr>
            </w:pPr>
          </w:p>
          <w:p w14:paraId="551931E0" w14:textId="158084DD" w:rsidR="006E4DAE" w:rsidRPr="00577F5C" w:rsidRDefault="00295C3A" w:rsidP="00C805E7">
            <w:pPr>
              <w:ind w:right="-108"/>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 xml:space="preserve">Designers, Research, </w:t>
            </w:r>
            <w:r w:rsidR="000E5AF2">
              <w:rPr>
                <w:rFonts w:ascii="Times New Roman" w:eastAsia="Helvetica Neue" w:hAnsi="Times New Roman" w:cs="Times New Roman"/>
                <w:sz w:val="20"/>
                <w:szCs w:val="20"/>
              </w:rPr>
              <w:t>Engineers &amp; Content Team Members</w:t>
            </w:r>
          </w:p>
        </w:tc>
        <w:tc>
          <w:tcPr>
            <w:tcW w:w="5760" w:type="dxa"/>
          </w:tcPr>
          <w:p w14:paraId="429B525D" w14:textId="77777777" w:rsidR="006E4DAE" w:rsidRPr="00577F5C" w:rsidRDefault="006E314E">
            <w:pPr>
              <w:numPr>
                <w:ilvl w:val="0"/>
                <w:numId w:val="10"/>
              </w:numPr>
              <w:ind w:left="342" w:right="-108" w:hanging="36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Manage product activities and schedule</w:t>
            </w:r>
          </w:p>
          <w:p w14:paraId="5BB39A84" w14:textId="77777777" w:rsidR="006E4DAE" w:rsidRPr="00577F5C" w:rsidRDefault="006E314E">
            <w:pPr>
              <w:numPr>
                <w:ilvl w:val="0"/>
                <w:numId w:val="10"/>
              </w:numPr>
              <w:ind w:left="342" w:right="-108" w:hanging="36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Design, develop, and deploy product</w:t>
            </w:r>
          </w:p>
          <w:p w14:paraId="143BA6E7" w14:textId="77777777" w:rsidR="006E4DAE" w:rsidRPr="00577F5C" w:rsidRDefault="006E314E">
            <w:pPr>
              <w:numPr>
                <w:ilvl w:val="0"/>
                <w:numId w:val="10"/>
              </w:numPr>
              <w:ind w:left="342" w:right="-108" w:hanging="36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Manage internal communications in collaboration with VA Business Owner</w:t>
            </w:r>
          </w:p>
          <w:p w14:paraId="4F7EA370" w14:textId="7FDB45E1" w:rsidR="006E4DAE" w:rsidRPr="00577F5C" w:rsidRDefault="006E314E">
            <w:pPr>
              <w:numPr>
                <w:ilvl w:val="0"/>
                <w:numId w:val="10"/>
              </w:numPr>
              <w:ind w:left="342" w:right="-108" w:hanging="36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Write content in plain</w:t>
            </w:r>
            <w:r w:rsidR="00577F5C" w:rsidRPr="00577F5C">
              <w:rPr>
                <w:rFonts w:ascii="Times New Roman" w:eastAsia="Helvetica Neue" w:hAnsi="Times New Roman" w:cs="Times New Roman"/>
                <w:sz w:val="20"/>
                <w:szCs w:val="20"/>
              </w:rPr>
              <w:t xml:space="preserve"> language</w:t>
            </w:r>
          </w:p>
          <w:p w14:paraId="75E38114" w14:textId="00DF844A" w:rsidR="006E4DAE" w:rsidRPr="000E5AF2" w:rsidRDefault="006E314E" w:rsidP="000E5AF2">
            <w:pPr>
              <w:numPr>
                <w:ilvl w:val="0"/>
                <w:numId w:val="10"/>
              </w:numPr>
              <w:ind w:left="342" w:right="-108" w:hanging="36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Integrate / deploy </w:t>
            </w:r>
            <w:del w:id="52" w:author="Rachael Roueche" w:date="2017-06-09T08:29:00Z">
              <w:r w:rsidRPr="00577F5C" w:rsidDel="0049604C">
                <w:rPr>
                  <w:rFonts w:ascii="Times New Roman" w:eastAsia="Helvetica Neue" w:hAnsi="Times New Roman" w:cs="Times New Roman"/>
                  <w:sz w:val="20"/>
                  <w:szCs w:val="20"/>
                </w:rPr>
                <w:delText>vets.gov</w:delText>
              </w:r>
            </w:del>
            <w:ins w:id="53" w:author="Rachael Roueche" w:date="2017-06-09T08:29:00Z">
              <w:r w:rsidR="0049604C">
                <w:rPr>
                  <w:rFonts w:ascii="Times New Roman" w:eastAsia="Helvetica Neue" w:hAnsi="Times New Roman" w:cs="Times New Roman"/>
                  <w:sz w:val="20"/>
                  <w:szCs w:val="20"/>
                </w:rPr>
                <w:t>Vets.gov</w:t>
              </w:r>
            </w:ins>
            <w:r w:rsidRPr="00577F5C">
              <w:rPr>
                <w:rFonts w:ascii="Times New Roman" w:eastAsia="Helvetica Neue" w:hAnsi="Times New Roman" w:cs="Times New Roman"/>
                <w:sz w:val="20"/>
                <w:szCs w:val="20"/>
              </w:rPr>
              <w:t xml:space="preserve"> account logon </w:t>
            </w:r>
          </w:p>
        </w:tc>
      </w:tr>
      <w:tr w:rsidR="006E4DAE" w:rsidRPr="00577F5C" w14:paraId="13F85748" w14:textId="77777777" w:rsidTr="00577F5C">
        <w:trPr>
          <w:trHeight w:val="2447"/>
        </w:trPr>
        <w:tc>
          <w:tcPr>
            <w:tcW w:w="1548" w:type="dxa"/>
          </w:tcPr>
          <w:p w14:paraId="128C3174" w14:textId="2DFC9ED6" w:rsidR="006E4DAE" w:rsidRPr="00577F5C" w:rsidRDefault="006E314E" w:rsidP="00935A6B">
            <w:pPr>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 xml:space="preserve">VA Business </w:t>
            </w:r>
            <w:r w:rsidR="00935A6B" w:rsidRPr="00577F5C">
              <w:rPr>
                <w:rFonts w:ascii="Times New Roman" w:eastAsia="Helvetica Neue" w:hAnsi="Times New Roman" w:cs="Times New Roman"/>
                <w:sz w:val="20"/>
                <w:szCs w:val="20"/>
              </w:rPr>
              <w:t>Stakeholders</w:t>
            </w:r>
          </w:p>
        </w:tc>
        <w:tc>
          <w:tcPr>
            <w:tcW w:w="2340" w:type="dxa"/>
          </w:tcPr>
          <w:p w14:paraId="60D49BFB" w14:textId="70CEAAEC" w:rsidR="006E4DAE" w:rsidRDefault="000E5AF2">
            <w:pPr>
              <w:ind w:right="-108"/>
              <w:contextualSpacing w:val="0"/>
              <w:rPr>
                <w:rFonts w:ascii="Times New Roman" w:eastAsia="Helvetica Neue" w:hAnsi="Times New Roman" w:cs="Times New Roman"/>
                <w:sz w:val="20"/>
                <w:szCs w:val="20"/>
              </w:rPr>
            </w:pPr>
            <w:r>
              <w:rPr>
                <w:rFonts w:ascii="Times New Roman" w:eastAsia="Helvetica Neue" w:hAnsi="Times New Roman" w:cs="Times New Roman"/>
                <w:sz w:val="20"/>
                <w:szCs w:val="20"/>
              </w:rPr>
              <w:t>Mike Carr</w:t>
            </w:r>
          </w:p>
          <w:p w14:paraId="43800F61" w14:textId="77777777" w:rsidR="000E5AF2" w:rsidRDefault="000E5AF2">
            <w:pPr>
              <w:ind w:right="-108"/>
              <w:contextualSpacing w:val="0"/>
              <w:rPr>
                <w:rFonts w:ascii="Times New Roman" w:eastAsia="Helvetica Neue" w:hAnsi="Times New Roman" w:cs="Times New Roman"/>
                <w:sz w:val="20"/>
                <w:szCs w:val="20"/>
              </w:rPr>
            </w:pPr>
          </w:p>
          <w:p w14:paraId="2487B29C" w14:textId="2164F6DF" w:rsidR="000E5AF2" w:rsidRDefault="000E5AF2">
            <w:pPr>
              <w:ind w:right="-108"/>
              <w:contextualSpacing w:val="0"/>
              <w:rPr>
                <w:rFonts w:ascii="Times New Roman" w:eastAsia="Helvetica Neue" w:hAnsi="Times New Roman" w:cs="Times New Roman"/>
                <w:sz w:val="20"/>
                <w:szCs w:val="20"/>
              </w:rPr>
            </w:pPr>
            <w:r>
              <w:rPr>
                <w:rFonts w:ascii="Times New Roman" w:eastAsia="Helvetica Neue" w:hAnsi="Times New Roman" w:cs="Times New Roman"/>
                <w:sz w:val="20"/>
                <w:szCs w:val="20"/>
              </w:rPr>
              <w:t>Jennifer Rudisill</w:t>
            </w:r>
          </w:p>
          <w:p w14:paraId="395F7FEF" w14:textId="77777777" w:rsidR="000E5AF2" w:rsidRDefault="000E5AF2">
            <w:pPr>
              <w:ind w:right="-108"/>
              <w:contextualSpacing w:val="0"/>
              <w:rPr>
                <w:rFonts w:ascii="Times New Roman" w:eastAsia="Helvetica Neue" w:hAnsi="Times New Roman" w:cs="Times New Roman"/>
                <w:sz w:val="20"/>
                <w:szCs w:val="20"/>
              </w:rPr>
            </w:pPr>
          </w:p>
          <w:p w14:paraId="039F9AFE" w14:textId="1D09BB5F" w:rsidR="000E5AF2" w:rsidRDefault="000E5AF2">
            <w:pPr>
              <w:ind w:right="-108"/>
              <w:contextualSpacing w:val="0"/>
              <w:rPr>
                <w:rFonts w:ascii="Times New Roman" w:eastAsia="Helvetica Neue" w:hAnsi="Times New Roman" w:cs="Times New Roman"/>
                <w:sz w:val="20"/>
                <w:szCs w:val="20"/>
              </w:rPr>
            </w:pPr>
            <w:r>
              <w:rPr>
                <w:rFonts w:ascii="Times New Roman" w:eastAsia="Helvetica Neue" w:hAnsi="Times New Roman" w:cs="Times New Roman"/>
                <w:sz w:val="20"/>
                <w:szCs w:val="20"/>
              </w:rPr>
              <w:t>Frank Bryceland</w:t>
            </w:r>
          </w:p>
          <w:p w14:paraId="52E8033D" w14:textId="77777777" w:rsidR="004C7F72" w:rsidRDefault="004C7F72">
            <w:pPr>
              <w:ind w:right="-108"/>
              <w:contextualSpacing w:val="0"/>
              <w:rPr>
                <w:rFonts w:ascii="Times New Roman" w:eastAsia="Helvetica Neue" w:hAnsi="Times New Roman" w:cs="Times New Roman"/>
                <w:sz w:val="20"/>
                <w:szCs w:val="20"/>
              </w:rPr>
            </w:pPr>
          </w:p>
          <w:p w14:paraId="29D11321" w14:textId="54D795E7" w:rsidR="004C7F72" w:rsidRPr="000E5AF2" w:rsidRDefault="004C7F72">
            <w:pPr>
              <w:ind w:right="-108"/>
              <w:contextualSpacing w:val="0"/>
              <w:rPr>
                <w:rFonts w:ascii="Times New Roman" w:eastAsia="Helvetica Neue" w:hAnsi="Times New Roman" w:cs="Times New Roman"/>
                <w:sz w:val="20"/>
                <w:szCs w:val="20"/>
              </w:rPr>
            </w:pPr>
            <w:r>
              <w:rPr>
                <w:rFonts w:ascii="Times New Roman" w:eastAsia="Helvetica Neue" w:hAnsi="Times New Roman" w:cs="Times New Roman"/>
                <w:sz w:val="20"/>
                <w:szCs w:val="20"/>
              </w:rPr>
              <w:t>Mike Davis (VHA POC for 2 letters)</w:t>
            </w:r>
          </w:p>
          <w:p w14:paraId="6F3B84BD" w14:textId="77777777" w:rsidR="006E4DAE" w:rsidRPr="00577F5C" w:rsidRDefault="006E4DAE">
            <w:pPr>
              <w:ind w:right="-108"/>
              <w:contextualSpacing w:val="0"/>
              <w:rPr>
                <w:rFonts w:ascii="Times New Roman" w:hAnsi="Times New Roman" w:cs="Times New Roman"/>
                <w:sz w:val="20"/>
                <w:szCs w:val="20"/>
              </w:rPr>
            </w:pPr>
          </w:p>
        </w:tc>
        <w:tc>
          <w:tcPr>
            <w:tcW w:w="5760" w:type="dxa"/>
          </w:tcPr>
          <w:p w14:paraId="59604A4F"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Sign / approve charter (Rob)</w:t>
            </w:r>
          </w:p>
          <w:p w14:paraId="5E0F9815"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Accept the product (Rodney, Shay)</w:t>
            </w:r>
          </w:p>
          <w:p w14:paraId="174A403D" w14:textId="45315173"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Provide the team with access to backend</w:t>
            </w:r>
            <w:r w:rsidR="00C805E7" w:rsidRPr="00577F5C">
              <w:rPr>
                <w:rFonts w:ascii="Times New Roman" w:eastAsia="Helvetica Neue" w:hAnsi="Times New Roman" w:cs="Times New Roman"/>
                <w:sz w:val="20"/>
                <w:szCs w:val="20"/>
              </w:rPr>
              <w:t xml:space="preserve"> systems and test accounts </w:t>
            </w:r>
            <w:r w:rsidRPr="00577F5C">
              <w:rPr>
                <w:rFonts w:ascii="Times New Roman" w:eastAsia="Helvetica Neue" w:hAnsi="Times New Roman" w:cs="Times New Roman"/>
                <w:sz w:val="20"/>
                <w:szCs w:val="20"/>
              </w:rPr>
              <w:t>(Shay)</w:t>
            </w:r>
          </w:p>
          <w:p w14:paraId="168F1923"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Coordinate any related VA / OIT contract work (Stephanie, Shay)</w:t>
            </w:r>
          </w:p>
          <w:p w14:paraId="0AC4174E" w14:textId="57BFBBD9" w:rsidR="006E4DAE" w:rsidRPr="00577F5C" w:rsidRDefault="00D51173">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Coordinate </w:t>
            </w:r>
            <w:r w:rsidR="006E314E" w:rsidRPr="00577F5C">
              <w:rPr>
                <w:rFonts w:ascii="Times New Roman" w:eastAsia="Helvetica Neue" w:hAnsi="Times New Roman" w:cs="Times New Roman"/>
                <w:sz w:val="20"/>
                <w:szCs w:val="20"/>
              </w:rPr>
              <w:t>redirects (Shay)</w:t>
            </w:r>
          </w:p>
          <w:p w14:paraId="1FBEB8AB" w14:textId="30173B2C"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Direct OIT and other techn</w:t>
            </w:r>
            <w:r w:rsidR="00D51173" w:rsidRPr="00577F5C">
              <w:rPr>
                <w:rFonts w:ascii="Times New Roman" w:eastAsia="Helvetica Neue" w:hAnsi="Times New Roman" w:cs="Times New Roman"/>
                <w:sz w:val="20"/>
                <w:szCs w:val="20"/>
              </w:rPr>
              <w:t xml:space="preserve">ical, VA contractors, </w:t>
            </w:r>
            <w:r w:rsidRPr="00577F5C">
              <w:rPr>
                <w:rFonts w:ascii="Times New Roman" w:eastAsia="Helvetica Neue" w:hAnsi="Times New Roman" w:cs="Times New Roman"/>
                <w:sz w:val="20"/>
                <w:szCs w:val="20"/>
              </w:rPr>
              <w:t>and / or business resources and ensure timely task completion (Stephanie, Shay)</w:t>
            </w:r>
          </w:p>
          <w:p w14:paraId="72BF4DD6"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Serve as an escalation point (Rodney)</w:t>
            </w:r>
          </w:p>
          <w:p w14:paraId="23435394" w14:textId="19E2BCDD" w:rsidR="006E4DAE" w:rsidRPr="00577F5C" w:rsidRDefault="006E314E" w:rsidP="00D51173">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Provide </w:t>
            </w:r>
            <w:r w:rsidR="00D51173" w:rsidRPr="00577F5C">
              <w:rPr>
                <w:rFonts w:ascii="Times New Roman" w:eastAsia="Helvetica Neue" w:hAnsi="Times New Roman" w:cs="Times New Roman"/>
                <w:sz w:val="20"/>
                <w:szCs w:val="20"/>
              </w:rPr>
              <w:t xml:space="preserve">Veteran </w:t>
            </w:r>
            <w:r w:rsidRPr="00577F5C">
              <w:rPr>
                <w:rFonts w:ascii="Times New Roman" w:eastAsia="Helvetica Neue" w:hAnsi="Times New Roman" w:cs="Times New Roman"/>
                <w:sz w:val="20"/>
                <w:szCs w:val="20"/>
              </w:rPr>
              <w:t xml:space="preserve">testers to participate in testing with </w:t>
            </w:r>
            <w:del w:id="54" w:author="Rachael Roueche" w:date="2017-06-09T08:29:00Z">
              <w:r w:rsidRPr="00577F5C" w:rsidDel="0049604C">
                <w:rPr>
                  <w:rFonts w:ascii="Times New Roman" w:eastAsia="Helvetica Neue" w:hAnsi="Times New Roman" w:cs="Times New Roman"/>
                  <w:sz w:val="20"/>
                  <w:szCs w:val="20"/>
                </w:rPr>
                <w:delText>vets.gov</w:delText>
              </w:r>
            </w:del>
            <w:ins w:id="55" w:author="Rachael Roueche" w:date="2017-06-09T08:29:00Z">
              <w:r w:rsidR="0049604C">
                <w:rPr>
                  <w:rFonts w:ascii="Times New Roman" w:eastAsia="Helvetica Neue" w:hAnsi="Times New Roman" w:cs="Times New Roman"/>
                  <w:sz w:val="20"/>
                  <w:szCs w:val="20"/>
                </w:rPr>
                <w:t>Vets.gov</w:t>
              </w:r>
            </w:ins>
            <w:r w:rsidRPr="00577F5C">
              <w:rPr>
                <w:rFonts w:ascii="Times New Roman" w:eastAsia="Helvetica Neue" w:hAnsi="Times New Roman" w:cs="Times New Roman"/>
                <w:sz w:val="20"/>
                <w:szCs w:val="20"/>
              </w:rPr>
              <w:t xml:space="preserve"> team prior to launc</w:t>
            </w:r>
            <w:r w:rsidR="00D51173" w:rsidRPr="00577F5C">
              <w:rPr>
                <w:rFonts w:ascii="Times New Roman" w:eastAsia="Helvetica Neue" w:hAnsi="Times New Roman" w:cs="Times New Roman"/>
                <w:sz w:val="20"/>
                <w:szCs w:val="20"/>
              </w:rPr>
              <w:t>h</w:t>
            </w:r>
          </w:p>
          <w:p w14:paraId="6C51AA1F" w14:textId="1B53A5B7" w:rsidR="00935A6B" w:rsidRPr="00577F5C" w:rsidRDefault="00935A6B" w:rsidP="00577F5C">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Provide context and subject matter expertise on </w:t>
            </w:r>
            <w:r w:rsidR="00577F5C">
              <w:rPr>
                <w:rFonts w:ascii="Times New Roman" w:eastAsia="Helvetica Neue" w:hAnsi="Times New Roman" w:cs="Times New Roman"/>
                <w:sz w:val="20"/>
                <w:szCs w:val="20"/>
              </w:rPr>
              <w:t>requirements</w:t>
            </w:r>
          </w:p>
        </w:tc>
      </w:tr>
      <w:tr w:rsidR="006E4DAE" w:rsidRPr="00577F5C" w14:paraId="7E7D276A" w14:textId="77777777">
        <w:tc>
          <w:tcPr>
            <w:tcW w:w="1548" w:type="dxa"/>
          </w:tcPr>
          <w:p w14:paraId="7166D869" w14:textId="5F4AB19B" w:rsidR="006E4DAE" w:rsidRPr="00577F5C" w:rsidRDefault="006E314E" w:rsidP="000E5AF2">
            <w:pPr>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 xml:space="preserve">OI&amp;T </w:t>
            </w:r>
            <w:r w:rsidR="000E5AF2">
              <w:rPr>
                <w:rFonts w:ascii="Times New Roman" w:eastAsia="Helvetica Neue" w:hAnsi="Times New Roman" w:cs="Times New Roman"/>
                <w:sz w:val="20"/>
                <w:szCs w:val="20"/>
              </w:rPr>
              <w:t xml:space="preserve"> and EVSS</w:t>
            </w:r>
          </w:p>
        </w:tc>
        <w:tc>
          <w:tcPr>
            <w:tcW w:w="2340" w:type="dxa"/>
          </w:tcPr>
          <w:p w14:paraId="248AE6FF" w14:textId="7684066C" w:rsidR="00935A6B" w:rsidRDefault="000E5AF2">
            <w:pPr>
              <w:ind w:right="-108"/>
              <w:contextualSpacing w:val="0"/>
              <w:rPr>
                <w:rFonts w:ascii="Times New Roman" w:eastAsia="Helvetica Neue" w:hAnsi="Times New Roman" w:cs="Times New Roman"/>
                <w:sz w:val="20"/>
                <w:szCs w:val="20"/>
              </w:rPr>
            </w:pPr>
            <w:r>
              <w:rPr>
                <w:rFonts w:ascii="Times New Roman" w:eastAsia="Helvetica Neue" w:hAnsi="Times New Roman" w:cs="Times New Roman"/>
                <w:sz w:val="20"/>
                <w:szCs w:val="20"/>
              </w:rPr>
              <w:t>EVSS Team (CSRA)</w:t>
            </w:r>
          </w:p>
          <w:p w14:paraId="4F8C7D78" w14:textId="77777777" w:rsidR="000E5AF2" w:rsidRDefault="000E5AF2">
            <w:pPr>
              <w:ind w:right="-108"/>
              <w:contextualSpacing w:val="0"/>
              <w:rPr>
                <w:rFonts w:ascii="Times New Roman" w:eastAsia="Helvetica Neue" w:hAnsi="Times New Roman" w:cs="Times New Roman"/>
                <w:sz w:val="20"/>
                <w:szCs w:val="20"/>
              </w:rPr>
            </w:pPr>
          </w:p>
          <w:p w14:paraId="7C183C61" w14:textId="56D49851" w:rsidR="000E5AF2" w:rsidRPr="00577F5C" w:rsidRDefault="000E5AF2">
            <w:pPr>
              <w:ind w:right="-108"/>
              <w:contextualSpacing w:val="0"/>
              <w:rPr>
                <w:rFonts w:ascii="Times New Roman" w:eastAsia="Helvetica Neue" w:hAnsi="Times New Roman" w:cs="Times New Roman"/>
                <w:sz w:val="20"/>
                <w:szCs w:val="20"/>
              </w:rPr>
            </w:pPr>
            <w:r>
              <w:rPr>
                <w:rFonts w:ascii="Times New Roman" w:eastAsia="Helvetica Neue" w:hAnsi="Times New Roman" w:cs="Times New Roman"/>
                <w:sz w:val="20"/>
                <w:szCs w:val="20"/>
              </w:rPr>
              <w:t xml:space="preserve">Melissa Rebstock (VE / </w:t>
            </w:r>
            <w:r>
              <w:rPr>
                <w:rFonts w:ascii="Times New Roman" w:eastAsia="Helvetica Neue" w:hAnsi="Times New Roman" w:cs="Times New Roman"/>
                <w:sz w:val="20"/>
                <w:szCs w:val="20"/>
              </w:rPr>
              <w:lastRenderedPageBreak/>
              <w:t>VRM)</w:t>
            </w:r>
          </w:p>
          <w:p w14:paraId="7FCC988E" w14:textId="77777777" w:rsidR="00B90CAD" w:rsidRPr="00577F5C" w:rsidRDefault="00B90CAD">
            <w:pPr>
              <w:ind w:right="-108"/>
              <w:contextualSpacing w:val="0"/>
              <w:rPr>
                <w:rFonts w:ascii="Times New Roman" w:eastAsia="Helvetica Neue" w:hAnsi="Times New Roman" w:cs="Times New Roman"/>
                <w:sz w:val="20"/>
                <w:szCs w:val="20"/>
              </w:rPr>
            </w:pPr>
          </w:p>
          <w:p w14:paraId="67056A35" w14:textId="002D4455" w:rsidR="00B90CAD" w:rsidRDefault="00B90CAD">
            <w:pPr>
              <w:ind w:right="-108"/>
              <w:contextualSpacing w:val="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Angela Gant Curtis (EVSS COR/PM)</w:t>
            </w:r>
          </w:p>
          <w:p w14:paraId="1E43EA5B" w14:textId="77777777" w:rsidR="000E5AF2" w:rsidRPr="00577F5C" w:rsidRDefault="000E5AF2">
            <w:pPr>
              <w:ind w:right="-108"/>
              <w:contextualSpacing w:val="0"/>
              <w:rPr>
                <w:rFonts w:ascii="Times New Roman" w:eastAsia="Helvetica Neue" w:hAnsi="Times New Roman" w:cs="Times New Roman"/>
                <w:sz w:val="20"/>
                <w:szCs w:val="20"/>
              </w:rPr>
            </w:pPr>
          </w:p>
          <w:p w14:paraId="41CE44FD" w14:textId="4ED5EE8C" w:rsidR="00B90CAD" w:rsidRPr="00577F5C" w:rsidRDefault="00B90CAD">
            <w:pPr>
              <w:ind w:right="-108"/>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Courtney Swenson (EVSS PM)</w:t>
            </w:r>
          </w:p>
        </w:tc>
        <w:tc>
          <w:tcPr>
            <w:tcW w:w="5760" w:type="dxa"/>
          </w:tcPr>
          <w:p w14:paraId="21398431"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lastRenderedPageBreak/>
              <w:t>Provide technical support for discovery and migration including insight on systems, architecture, APIs, and data</w:t>
            </w:r>
          </w:p>
          <w:p w14:paraId="3690FCF4" w14:textId="4489B4CC"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Coordinate all API and / or other backend IT system changes that </w:t>
            </w:r>
            <w:r w:rsidRPr="00577F5C">
              <w:rPr>
                <w:rFonts w:ascii="Times New Roman" w:eastAsia="Helvetica Neue" w:hAnsi="Times New Roman" w:cs="Times New Roman"/>
                <w:sz w:val="20"/>
                <w:szCs w:val="20"/>
              </w:rPr>
              <w:lastRenderedPageBreak/>
              <w:t xml:space="preserve">impact this scope of work with the </w:t>
            </w:r>
            <w:del w:id="56" w:author="Rachael Roueche" w:date="2017-06-09T08:29:00Z">
              <w:r w:rsidRPr="00577F5C" w:rsidDel="0049604C">
                <w:rPr>
                  <w:rFonts w:ascii="Times New Roman" w:eastAsia="Helvetica Neue" w:hAnsi="Times New Roman" w:cs="Times New Roman"/>
                  <w:sz w:val="20"/>
                  <w:szCs w:val="20"/>
                </w:rPr>
                <w:delText>vets.gov</w:delText>
              </w:r>
            </w:del>
            <w:ins w:id="57" w:author="Rachael Roueche" w:date="2017-06-09T08:29:00Z">
              <w:r w:rsidR="0049604C">
                <w:rPr>
                  <w:rFonts w:ascii="Times New Roman" w:eastAsia="Helvetica Neue" w:hAnsi="Times New Roman" w:cs="Times New Roman"/>
                  <w:sz w:val="20"/>
                  <w:szCs w:val="20"/>
                </w:rPr>
                <w:t>Vets.gov</w:t>
              </w:r>
            </w:ins>
            <w:r w:rsidRPr="00577F5C">
              <w:rPr>
                <w:rFonts w:ascii="Times New Roman" w:eastAsia="Helvetica Neue" w:hAnsi="Times New Roman" w:cs="Times New Roman"/>
                <w:sz w:val="20"/>
                <w:szCs w:val="20"/>
              </w:rPr>
              <w:t xml:space="preserve"> team and VA Business Owner </w:t>
            </w:r>
            <w:r w:rsidRPr="00577F5C">
              <w:rPr>
                <w:rFonts w:ascii="Times New Roman" w:eastAsia="Helvetica Neue" w:hAnsi="Times New Roman" w:cs="Times New Roman"/>
                <w:i/>
                <w:sz w:val="20"/>
                <w:szCs w:val="20"/>
                <w:u w:val="single"/>
              </w:rPr>
              <w:t>prior</w:t>
            </w:r>
            <w:r w:rsidRPr="00577F5C">
              <w:rPr>
                <w:rFonts w:ascii="Times New Roman" w:eastAsia="Helvetica Neue" w:hAnsi="Times New Roman" w:cs="Times New Roman"/>
                <w:sz w:val="20"/>
                <w:szCs w:val="20"/>
              </w:rPr>
              <w:t xml:space="preserve"> to making any changes tha</w:t>
            </w:r>
            <w:r w:rsidR="00577F5C">
              <w:rPr>
                <w:rFonts w:ascii="Times New Roman" w:eastAsia="Helvetica Neue" w:hAnsi="Times New Roman" w:cs="Times New Roman"/>
                <w:sz w:val="20"/>
                <w:szCs w:val="20"/>
              </w:rPr>
              <w:t xml:space="preserve">t will impact </w:t>
            </w:r>
            <w:del w:id="58" w:author="Rachael Roueche" w:date="2017-06-09T08:29:00Z">
              <w:r w:rsidR="00577F5C" w:rsidDel="0049604C">
                <w:rPr>
                  <w:rFonts w:ascii="Times New Roman" w:eastAsia="Helvetica Neue" w:hAnsi="Times New Roman" w:cs="Times New Roman"/>
                  <w:sz w:val="20"/>
                  <w:szCs w:val="20"/>
                </w:rPr>
                <w:delText>vets.gov</w:delText>
              </w:r>
            </w:del>
            <w:ins w:id="59" w:author="Rachael Roueche" w:date="2017-06-09T08:29:00Z">
              <w:r w:rsidR="0049604C">
                <w:rPr>
                  <w:rFonts w:ascii="Times New Roman" w:eastAsia="Helvetica Neue" w:hAnsi="Times New Roman" w:cs="Times New Roman"/>
                  <w:sz w:val="20"/>
                  <w:szCs w:val="20"/>
                </w:rPr>
                <w:t>Vets.gov</w:t>
              </w:r>
            </w:ins>
          </w:p>
          <w:p w14:paraId="7344FC79"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Provide access to systems, APIs, and code repositories as needed and in a timely way</w:t>
            </w:r>
          </w:p>
          <w:p w14:paraId="4AA15F36" w14:textId="77777777" w:rsidR="006E4DAE" w:rsidRDefault="006E314E" w:rsidP="000E5AF2">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Provide testing support </w:t>
            </w:r>
          </w:p>
          <w:p w14:paraId="6A55F3F6" w14:textId="2BCE8564" w:rsidR="000E5AF2" w:rsidRPr="000E5AF2" w:rsidRDefault="000E5AF2" w:rsidP="000E5AF2">
            <w:pPr>
              <w:numPr>
                <w:ilvl w:val="0"/>
                <w:numId w:val="10"/>
              </w:numPr>
              <w:ind w:left="252" w:right="-108" w:hanging="270"/>
              <w:rPr>
                <w:rFonts w:ascii="Times New Roman" w:eastAsia="Helvetica Neue" w:hAnsi="Times New Roman" w:cs="Times New Roman"/>
                <w:sz w:val="20"/>
                <w:szCs w:val="20"/>
              </w:rPr>
            </w:pPr>
            <w:r>
              <w:rPr>
                <w:rFonts w:ascii="Times New Roman" w:eastAsia="Helvetica Neue" w:hAnsi="Times New Roman" w:cs="Times New Roman"/>
                <w:sz w:val="20"/>
                <w:szCs w:val="20"/>
              </w:rPr>
              <w:t>Provide test accounts and system access as needed</w:t>
            </w:r>
          </w:p>
        </w:tc>
      </w:tr>
      <w:tr w:rsidR="006E4DAE" w:rsidRPr="00577F5C" w14:paraId="6DFD16F3" w14:textId="77777777">
        <w:tc>
          <w:tcPr>
            <w:tcW w:w="1548" w:type="dxa"/>
          </w:tcPr>
          <w:p w14:paraId="225E01CC" w14:textId="5BB64F97" w:rsidR="006E4DAE" w:rsidRPr="00577F5C" w:rsidRDefault="006E314E">
            <w:pPr>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lastRenderedPageBreak/>
              <w:t>Content Subject Matter Experts (SMEs)</w:t>
            </w:r>
          </w:p>
        </w:tc>
        <w:tc>
          <w:tcPr>
            <w:tcW w:w="2340" w:type="dxa"/>
          </w:tcPr>
          <w:p w14:paraId="4555DFEA" w14:textId="2D5CD907" w:rsidR="006E4DAE" w:rsidRPr="00577F5C" w:rsidRDefault="000E5AF2">
            <w:pPr>
              <w:ind w:right="-108"/>
              <w:contextualSpacing w:val="0"/>
              <w:rPr>
                <w:rFonts w:ascii="Times New Roman" w:hAnsi="Times New Roman" w:cs="Times New Roman"/>
                <w:sz w:val="20"/>
                <w:szCs w:val="20"/>
              </w:rPr>
            </w:pPr>
            <w:r>
              <w:rPr>
                <w:rFonts w:ascii="Times New Roman" w:eastAsia="Helvetica Neue" w:hAnsi="Times New Roman" w:cs="Times New Roman"/>
                <w:sz w:val="20"/>
                <w:szCs w:val="20"/>
              </w:rPr>
              <w:t>Jennifer Rudisill</w:t>
            </w:r>
          </w:p>
          <w:p w14:paraId="0A7BF69E" w14:textId="77777777" w:rsidR="006E4DAE" w:rsidRPr="00577F5C" w:rsidRDefault="006E4DAE">
            <w:pPr>
              <w:ind w:right="-108"/>
              <w:contextualSpacing w:val="0"/>
              <w:rPr>
                <w:rFonts w:ascii="Times New Roman" w:hAnsi="Times New Roman" w:cs="Times New Roman"/>
                <w:sz w:val="20"/>
                <w:szCs w:val="20"/>
              </w:rPr>
            </w:pPr>
          </w:p>
        </w:tc>
        <w:tc>
          <w:tcPr>
            <w:tcW w:w="5760" w:type="dxa"/>
          </w:tcPr>
          <w:p w14:paraId="50B0C05F"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Provide VBA content expertise</w:t>
            </w:r>
          </w:p>
          <w:p w14:paraId="27D0E676"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Work collaboratively with Web Communication Leads on the content concurrence process to provide fact checking and ensure accuracy of content</w:t>
            </w:r>
          </w:p>
          <w:p w14:paraId="13563A09" w14:textId="72C13D8E" w:rsidR="006E4DAE" w:rsidRPr="00577F5C" w:rsidRDefault="006E314E" w:rsidP="00577F5C">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Continue to update / maintain content on VA.gov </w:t>
            </w:r>
          </w:p>
        </w:tc>
      </w:tr>
      <w:tr w:rsidR="006E4DAE" w:rsidRPr="00577F5C" w14:paraId="2B0D8E28" w14:textId="77777777">
        <w:tc>
          <w:tcPr>
            <w:tcW w:w="1548" w:type="dxa"/>
          </w:tcPr>
          <w:p w14:paraId="21666483" w14:textId="77777777" w:rsidR="006E4DAE" w:rsidRPr="00577F5C" w:rsidRDefault="006E314E">
            <w:pPr>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Vet.gov Call Center Support</w:t>
            </w:r>
          </w:p>
        </w:tc>
        <w:tc>
          <w:tcPr>
            <w:tcW w:w="2340" w:type="dxa"/>
          </w:tcPr>
          <w:p w14:paraId="309637FC" w14:textId="31FC5F7E" w:rsidR="006E4DAE" w:rsidRPr="00577F5C" w:rsidRDefault="00E041A2">
            <w:pPr>
              <w:ind w:right="-108"/>
              <w:contextualSpacing w:val="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Brenda Torres-Hill</w:t>
            </w:r>
          </w:p>
          <w:p w14:paraId="175466AA" w14:textId="04EA1FBF" w:rsidR="00935A6B" w:rsidRDefault="00935A6B">
            <w:pPr>
              <w:ind w:right="-108"/>
              <w:contextualSpacing w:val="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Sylvia Palmer</w:t>
            </w:r>
          </w:p>
          <w:p w14:paraId="5DFEB7B6" w14:textId="77777777" w:rsidR="000E5AF2" w:rsidRPr="00577F5C" w:rsidRDefault="000E5AF2">
            <w:pPr>
              <w:ind w:right="-108"/>
              <w:contextualSpacing w:val="0"/>
              <w:rPr>
                <w:rFonts w:ascii="Times New Roman" w:eastAsia="Helvetica Neue" w:hAnsi="Times New Roman" w:cs="Times New Roman"/>
                <w:sz w:val="20"/>
                <w:szCs w:val="20"/>
              </w:rPr>
            </w:pPr>
          </w:p>
          <w:p w14:paraId="0DEE9731" w14:textId="5B4DCE6A" w:rsidR="006E4DAE" w:rsidRPr="00577F5C" w:rsidRDefault="00935A6B" w:rsidP="000E5AF2">
            <w:pPr>
              <w:ind w:right="-108"/>
              <w:contextualSpacing w:val="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Kathleen Reavy</w:t>
            </w:r>
            <w:r w:rsidR="000E5AF2">
              <w:rPr>
                <w:rFonts w:ascii="Times New Roman" w:eastAsia="Helvetica Neue" w:hAnsi="Times New Roman" w:cs="Times New Roman"/>
                <w:sz w:val="20"/>
                <w:szCs w:val="20"/>
              </w:rPr>
              <w:t>, Regina Yount</w:t>
            </w:r>
            <w:r w:rsidR="003E4CDF">
              <w:rPr>
                <w:rFonts w:ascii="Times New Roman" w:eastAsia="Helvetica Neue" w:hAnsi="Times New Roman" w:cs="Times New Roman"/>
                <w:sz w:val="20"/>
                <w:szCs w:val="20"/>
              </w:rPr>
              <w:t>, Pamela Liverman</w:t>
            </w:r>
            <w:r w:rsidRPr="00577F5C">
              <w:rPr>
                <w:rFonts w:ascii="Times New Roman" w:eastAsia="Helvetica Neue" w:hAnsi="Times New Roman" w:cs="Times New Roman"/>
                <w:sz w:val="20"/>
                <w:szCs w:val="20"/>
              </w:rPr>
              <w:t xml:space="preserve"> (NCC</w:t>
            </w:r>
            <w:r w:rsidR="000E5AF2">
              <w:rPr>
                <w:rFonts w:ascii="Times New Roman" w:eastAsia="Helvetica Neue" w:hAnsi="Times New Roman" w:cs="Times New Roman"/>
                <w:sz w:val="20"/>
                <w:szCs w:val="20"/>
              </w:rPr>
              <w:t>)</w:t>
            </w:r>
          </w:p>
        </w:tc>
        <w:tc>
          <w:tcPr>
            <w:tcW w:w="5760" w:type="dxa"/>
          </w:tcPr>
          <w:p w14:paraId="152AE1B5" w14:textId="71E9CB7D" w:rsidR="006E4DAE"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Provide </w:t>
            </w:r>
            <w:del w:id="60" w:author="Rachael Roueche" w:date="2017-06-09T08:29:00Z">
              <w:r w:rsidRPr="00577F5C" w:rsidDel="0049604C">
                <w:rPr>
                  <w:rFonts w:ascii="Times New Roman" w:eastAsia="Helvetica Neue" w:hAnsi="Times New Roman" w:cs="Times New Roman"/>
                  <w:sz w:val="20"/>
                  <w:szCs w:val="20"/>
                </w:rPr>
                <w:delText>vets.gov</w:delText>
              </w:r>
            </w:del>
            <w:ins w:id="61" w:author="Rachael Roueche" w:date="2017-06-09T08:29:00Z">
              <w:r w:rsidR="0049604C">
                <w:rPr>
                  <w:rFonts w:ascii="Times New Roman" w:eastAsia="Helvetica Neue" w:hAnsi="Times New Roman" w:cs="Times New Roman"/>
                  <w:sz w:val="20"/>
                  <w:szCs w:val="20"/>
                </w:rPr>
                <w:t>Vets.gov</w:t>
              </w:r>
            </w:ins>
            <w:r w:rsidRPr="00577F5C">
              <w:rPr>
                <w:rFonts w:ascii="Times New Roman" w:eastAsia="Helvetica Neue" w:hAnsi="Times New Roman" w:cs="Times New Roman"/>
                <w:sz w:val="20"/>
                <w:szCs w:val="20"/>
              </w:rPr>
              <w:t xml:space="preserve"> Call Center (Tier 1) support</w:t>
            </w:r>
          </w:p>
          <w:p w14:paraId="23291113" w14:textId="7980DAA5" w:rsidR="00577F5C" w:rsidRPr="00577F5C" w:rsidRDefault="00577F5C">
            <w:pPr>
              <w:numPr>
                <w:ilvl w:val="0"/>
                <w:numId w:val="10"/>
              </w:numPr>
              <w:ind w:left="252" w:right="-108" w:hanging="270"/>
              <w:rPr>
                <w:rFonts w:ascii="Times New Roman" w:eastAsia="Helvetica Neue" w:hAnsi="Times New Roman" w:cs="Times New Roman"/>
                <w:sz w:val="20"/>
                <w:szCs w:val="20"/>
              </w:rPr>
            </w:pPr>
            <w:r>
              <w:rPr>
                <w:rFonts w:ascii="Times New Roman" w:eastAsia="Helvetica Neue" w:hAnsi="Times New Roman" w:cs="Times New Roman"/>
                <w:sz w:val="20"/>
                <w:szCs w:val="20"/>
              </w:rPr>
              <w:t>Support ongoing maintenance and breakfix</w:t>
            </w:r>
          </w:p>
          <w:p w14:paraId="0BB78A4B"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Participate in pre-launch and launch activities</w:t>
            </w:r>
          </w:p>
          <w:p w14:paraId="0430C10A" w14:textId="77777777" w:rsidR="006E4DAE"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Coordinate all call center coordination tasks including script updates, call center team training, etc.</w:t>
            </w:r>
          </w:p>
          <w:p w14:paraId="1B41169F" w14:textId="3130669C" w:rsidR="00577F5C" w:rsidRPr="00577F5C" w:rsidRDefault="00577F5C">
            <w:pPr>
              <w:numPr>
                <w:ilvl w:val="0"/>
                <w:numId w:val="10"/>
              </w:numPr>
              <w:ind w:left="252" w:right="-108" w:hanging="270"/>
              <w:rPr>
                <w:rFonts w:ascii="Times New Roman" w:eastAsia="Helvetica Neue" w:hAnsi="Times New Roman" w:cs="Times New Roman"/>
                <w:sz w:val="20"/>
                <w:szCs w:val="20"/>
              </w:rPr>
            </w:pPr>
            <w:r>
              <w:rPr>
                <w:rFonts w:ascii="Times New Roman" w:eastAsia="Helvetica Neue" w:hAnsi="Times New Roman" w:cs="Times New Roman"/>
                <w:sz w:val="20"/>
                <w:szCs w:val="20"/>
              </w:rPr>
              <w:t xml:space="preserve">Work directly with </w:t>
            </w:r>
            <w:del w:id="62" w:author="Rachael Roueche" w:date="2017-06-09T08:29:00Z">
              <w:r w:rsidDel="0049604C">
                <w:rPr>
                  <w:rFonts w:ascii="Times New Roman" w:eastAsia="Helvetica Neue" w:hAnsi="Times New Roman" w:cs="Times New Roman"/>
                  <w:sz w:val="20"/>
                  <w:szCs w:val="20"/>
                </w:rPr>
                <w:delText>vets.gov</w:delText>
              </w:r>
            </w:del>
            <w:ins w:id="63" w:author="Rachael Roueche" w:date="2017-06-09T08:29:00Z">
              <w:r w:rsidR="0049604C">
                <w:rPr>
                  <w:rFonts w:ascii="Times New Roman" w:eastAsia="Helvetica Neue" w:hAnsi="Times New Roman" w:cs="Times New Roman"/>
                  <w:sz w:val="20"/>
                  <w:szCs w:val="20"/>
                </w:rPr>
                <w:t>Vets.gov</w:t>
              </w:r>
            </w:ins>
            <w:r>
              <w:rPr>
                <w:rFonts w:ascii="Times New Roman" w:eastAsia="Helvetica Neue" w:hAnsi="Times New Roman" w:cs="Times New Roman"/>
                <w:sz w:val="20"/>
                <w:szCs w:val="20"/>
              </w:rPr>
              <w:t xml:space="preserve"> team (Bob </w:t>
            </w:r>
            <w:proofErr w:type="spellStart"/>
            <w:r>
              <w:rPr>
                <w:rFonts w:ascii="Times New Roman" w:eastAsia="Helvetica Neue" w:hAnsi="Times New Roman" w:cs="Times New Roman"/>
                <w:sz w:val="20"/>
                <w:szCs w:val="20"/>
              </w:rPr>
              <w:t>Fairhead</w:t>
            </w:r>
            <w:proofErr w:type="spellEnd"/>
            <w:r>
              <w:rPr>
                <w:rFonts w:ascii="Times New Roman" w:eastAsia="Helvetica Neue" w:hAnsi="Times New Roman" w:cs="Times New Roman"/>
                <w:sz w:val="20"/>
                <w:szCs w:val="20"/>
              </w:rPr>
              <w:t>) and ID.me to coordinate Tiers 1, 2, and 3 support</w:t>
            </w:r>
          </w:p>
        </w:tc>
      </w:tr>
      <w:tr w:rsidR="006E4DAE" w:rsidRPr="00577F5C" w14:paraId="04EEF5FD" w14:textId="77777777" w:rsidTr="00577F5C">
        <w:trPr>
          <w:trHeight w:val="1484"/>
        </w:trPr>
        <w:tc>
          <w:tcPr>
            <w:tcW w:w="1548" w:type="dxa"/>
          </w:tcPr>
          <w:p w14:paraId="42135771" w14:textId="55D87C43" w:rsidR="006E4DAE" w:rsidRPr="00577F5C" w:rsidRDefault="006E314E">
            <w:pPr>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 xml:space="preserve">Web Comms Leads </w:t>
            </w:r>
          </w:p>
        </w:tc>
        <w:tc>
          <w:tcPr>
            <w:tcW w:w="2340" w:type="dxa"/>
          </w:tcPr>
          <w:p w14:paraId="7B0E6BC1" w14:textId="77777777" w:rsidR="006E4DAE" w:rsidRPr="00577F5C" w:rsidRDefault="006E314E">
            <w:pPr>
              <w:ind w:right="-108"/>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Jennifer Rudisill, VBA</w:t>
            </w:r>
          </w:p>
          <w:p w14:paraId="7348C5EB" w14:textId="5EB84D02" w:rsidR="006E4DAE" w:rsidRPr="00577F5C" w:rsidRDefault="00935A6B">
            <w:pPr>
              <w:ind w:right="-108"/>
              <w:contextualSpacing w:val="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Tammy Hurley, VA</w:t>
            </w:r>
          </w:p>
          <w:p w14:paraId="5F6F3239" w14:textId="76F551A4" w:rsidR="00935A6B" w:rsidRPr="00577F5C" w:rsidRDefault="00935A6B">
            <w:pPr>
              <w:ind w:right="-108"/>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Maegan Hester Edmondson</w:t>
            </w:r>
          </w:p>
          <w:p w14:paraId="47860A5A" w14:textId="767B71CF" w:rsidR="006E4DAE" w:rsidRPr="00577F5C" w:rsidRDefault="006E4DAE">
            <w:pPr>
              <w:tabs>
                <w:tab w:val="left" w:pos="928"/>
              </w:tabs>
              <w:contextualSpacing w:val="0"/>
              <w:rPr>
                <w:rFonts w:ascii="Times New Roman" w:hAnsi="Times New Roman" w:cs="Times New Roman"/>
                <w:sz w:val="20"/>
                <w:szCs w:val="20"/>
              </w:rPr>
            </w:pPr>
          </w:p>
        </w:tc>
        <w:tc>
          <w:tcPr>
            <w:tcW w:w="5760" w:type="dxa"/>
          </w:tcPr>
          <w:p w14:paraId="7C48014C"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Lead content concurrence for VBA and VBA </w:t>
            </w:r>
          </w:p>
          <w:p w14:paraId="7166C24F"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Assist with pre-launch activities, including redirects</w:t>
            </w:r>
          </w:p>
          <w:p w14:paraId="0E393ABA"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Support VA Business Owner with messaging and internal change management</w:t>
            </w:r>
          </w:p>
          <w:p w14:paraId="448EA5F2"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Participate in product team and communications activities</w:t>
            </w:r>
          </w:p>
          <w:p w14:paraId="2F810D7B" w14:textId="3E9212DB" w:rsidR="006E4DAE" w:rsidRPr="00577F5C" w:rsidRDefault="006E314E" w:rsidP="00577F5C">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Coordinate communications </w:t>
            </w:r>
            <w:r w:rsidR="00577F5C">
              <w:rPr>
                <w:rFonts w:ascii="Times New Roman" w:eastAsia="Helvetica Neue" w:hAnsi="Times New Roman" w:cs="Times New Roman"/>
                <w:sz w:val="20"/>
                <w:szCs w:val="20"/>
              </w:rPr>
              <w:t>with Office of the Secretary</w:t>
            </w:r>
          </w:p>
        </w:tc>
      </w:tr>
      <w:tr w:rsidR="006E4DAE" w:rsidRPr="00577F5C" w14:paraId="6089768B" w14:textId="77777777">
        <w:tc>
          <w:tcPr>
            <w:tcW w:w="1548" w:type="dxa"/>
          </w:tcPr>
          <w:p w14:paraId="5E5F9744" w14:textId="47E68F25" w:rsidR="006E4DAE" w:rsidRPr="00577F5C" w:rsidRDefault="006E314E">
            <w:pPr>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 xml:space="preserve">Office of Secretary </w:t>
            </w:r>
          </w:p>
        </w:tc>
        <w:tc>
          <w:tcPr>
            <w:tcW w:w="2340" w:type="dxa"/>
          </w:tcPr>
          <w:p w14:paraId="143AF9ED" w14:textId="77777777" w:rsidR="006E4DAE" w:rsidRPr="00577F5C" w:rsidRDefault="006E314E">
            <w:pPr>
              <w:ind w:right="-108"/>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Martin Taylor</w:t>
            </w:r>
          </w:p>
        </w:tc>
        <w:tc>
          <w:tcPr>
            <w:tcW w:w="5760" w:type="dxa"/>
          </w:tcPr>
          <w:p w14:paraId="3592B3FE" w14:textId="28DD2D3D"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Oversee all </w:t>
            </w:r>
            <w:del w:id="64" w:author="Rachael Roueche" w:date="2017-06-09T08:29:00Z">
              <w:r w:rsidRPr="00577F5C" w:rsidDel="0049604C">
                <w:rPr>
                  <w:rFonts w:ascii="Times New Roman" w:eastAsia="Helvetica Neue" w:hAnsi="Times New Roman" w:cs="Times New Roman"/>
                  <w:sz w:val="20"/>
                  <w:szCs w:val="20"/>
                </w:rPr>
                <w:delText>vets.gov</w:delText>
              </w:r>
            </w:del>
            <w:ins w:id="65" w:author="Rachael Roueche" w:date="2017-06-09T08:29:00Z">
              <w:r w:rsidR="0049604C">
                <w:rPr>
                  <w:rFonts w:ascii="Times New Roman" w:eastAsia="Helvetica Neue" w:hAnsi="Times New Roman" w:cs="Times New Roman"/>
                  <w:sz w:val="20"/>
                  <w:szCs w:val="20"/>
                </w:rPr>
                <w:t>Vets.gov</w:t>
              </w:r>
            </w:ins>
            <w:r w:rsidRPr="00577F5C">
              <w:rPr>
                <w:rFonts w:ascii="Times New Roman" w:eastAsia="Helvetica Neue" w:hAnsi="Times New Roman" w:cs="Times New Roman"/>
                <w:sz w:val="20"/>
                <w:szCs w:val="20"/>
              </w:rPr>
              <w:t xml:space="preserve"> branding</w:t>
            </w:r>
          </w:p>
          <w:p w14:paraId="580FE845" w14:textId="481D4A56"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Approve </w:t>
            </w:r>
            <w:proofErr w:type="gramStart"/>
            <w:r w:rsidRPr="00577F5C">
              <w:rPr>
                <w:rFonts w:ascii="Times New Roman" w:eastAsia="Helvetica Neue" w:hAnsi="Times New Roman" w:cs="Times New Roman"/>
                <w:i/>
                <w:sz w:val="20"/>
                <w:szCs w:val="20"/>
                <w:u w:val="single"/>
              </w:rPr>
              <w:t>any and all</w:t>
            </w:r>
            <w:proofErr w:type="gramEnd"/>
            <w:r w:rsidRPr="00577F5C">
              <w:rPr>
                <w:rFonts w:ascii="Times New Roman" w:eastAsia="Helvetica Neue" w:hAnsi="Times New Roman" w:cs="Times New Roman"/>
                <w:sz w:val="20"/>
                <w:szCs w:val="20"/>
                <w:u w:val="single"/>
              </w:rPr>
              <w:t xml:space="preserve"> </w:t>
            </w:r>
            <w:r w:rsidRPr="00577F5C">
              <w:rPr>
                <w:rFonts w:ascii="Times New Roman" w:eastAsia="Helvetica Neue" w:hAnsi="Times New Roman" w:cs="Times New Roman"/>
                <w:sz w:val="20"/>
                <w:szCs w:val="20"/>
              </w:rPr>
              <w:t xml:space="preserve">external communications / media activities regarding </w:t>
            </w:r>
            <w:del w:id="66" w:author="Rachael Roueche" w:date="2017-06-09T08:29:00Z">
              <w:r w:rsidRPr="00577F5C" w:rsidDel="0049604C">
                <w:rPr>
                  <w:rFonts w:ascii="Times New Roman" w:eastAsia="Helvetica Neue" w:hAnsi="Times New Roman" w:cs="Times New Roman"/>
                  <w:sz w:val="20"/>
                  <w:szCs w:val="20"/>
                </w:rPr>
                <w:delText>vets.gov</w:delText>
              </w:r>
            </w:del>
            <w:ins w:id="67" w:author="Rachael Roueche" w:date="2017-06-09T08:29:00Z">
              <w:r w:rsidR="0049604C">
                <w:rPr>
                  <w:rFonts w:ascii="Times New Roman" w:eastAsia="Helvetica Neue" w:hAnsi="Times New Roman" w:cs="Times New Roman"/>
                  <w:sz w:val="20"/>
                  <w:szCs w:val="20"/>
                </w:rPr>
                <w:t>Vets.gov</w:t>
              </w:r>
            </w:ins>
            <w:r w:rsidRPr="00577F5C">
              <w:rPr>
                <w:rFonts w:ascii="Times New Roman" w:eastAsia="Helvetica Neue" w:hAnsi="Times New Roman" w:cs="Times New Roman"/>
                <w:sz w:val="20"/>
                <w:szCs w:val="20"/>
              </w:rPr>
              <w:t xml:space="preserve"> including, but not limited to: media, White House, OIG, GAO, Congress, Veteran Service Organizations (VSOs), other government agencies</w:t>
            </w:r>
          </w:p>
          <w:p w14:paraId="754E8677"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Coordinates VA-wide messaging and communications with VA senior leadership</w:t>
            </w:r>
          </w:p>
        </w:tc>
      </w:tr>
    </w:tbl>
    <w:p w14:paraId="1495A151" w14:textId="77777777" w:rsidR="006E4DAE" w:rsidRPr="000B3AA2" w:rsidRDefault="006E314E">
      <w:pPr>
        <w:pStyle w:val="Heading1"/>
        <w:numPr>
          <w:ilvl w:val="0"/>
          <w:numId w:val="11"/>
        </w:numPr>
        <w:ind w:left="450" w:hanging="431"/>
        <w:rPr>
          <w:rFonts w:ascii="Times New Roman" w:eastAsia="Helvetica Neue" w:hAnsi="Times New Roman" w:cs="Times New Roman"/>
        </w:rPr>
      </w:pPr>
      <w:bookmarkStart w:id="68" w:name="_tyjcwt" w:colFirst="0" w:colLast="0"/>
      <w:bookmarkStart w:id="69" w:name="_Toc358289225"/>
      <w:bookmarkEnd w:id="68"/>
      <w:r w:rsidRPr="000B3AA2">
        <w:rPr>
          <w:rFonts w:ascii="Times New Roman" w:eastAsia="Helvetica Neue" w:hAnsi="Times New Roman" w:cs="Times New Roman"/>
        </w:rPr>
        <w:t>Minimum Viable Product (MVP) Scope of Work</w:t>
      </w:r>
      <w:bookmarkEnd w:id="69"/>
    </w:p>
    <w:p w14:paraId="4B5A6CB4" w14:textId="77777777" w:rsidR="006E4DAE" w:rsidRPr="000B3AA2" w:rsidRDefault="006E4DAE">
      <w:pPr>
        <w:rPr>
          <w:rFonts w:ascii="Times New Roman" w:hAnsi="Times New Roman" w:cs="Times New Roman"/>
        </w:rPr>
      </w:pPr>
    </w:p>
    <w:p w14:paraId="67090BC8" w14:textId="1974AD91" w:rsidR="006E4DAE" w:rsidRDefault="00A84113">
      <w:pPr>
        <w:rPr>
          <w:rFonts w:ascii="Times New Roman" w:eastAsia="Helvetica Neue" w:hAnsi="Times New Roman" w:cs="Times New Roman"/>
          <w:color w:val="333333"/>
        </w:rPr>
      </w:pPr>
      <w:r>
        <w:rPr>
          <w:rFonts w:ascii="Times New Roman" w:eastAsia="Helvetica Neue" w:hAnsi="Times New Roman" w:cs="Times New Roman"/>
          <w:color w:val="333333"/>
          <w:highlight w:val="white"/>
        </w:rPr>
        <w:t xml:space="preserve">The </w:t>
      </w:r>
      <w:del w:id="70" w:author="Rachael Roueche" w:date="2017-06-09T08:24:00Z">
        <w:r w:rsidR="00956DAC" w:rsidDel="00B10AED">
          <w:rPr>
            <w:rFonts w:ascii="Times New Roman" w:eastAsia="Helvetica Neue" w:hAnsi="Times New Roman" w:cs="Times New Roman"/>
            <w:color w:val="333333"/>
            <w:highlight w:val="white"/>
          </w:rPr>
          <w:delText>Post 9/11 GI Bill Enrollment Status</w:delText>
        </w:r>
      </w:del>
      <w:ins w:id="71" w:author="Rachael Roueche" w:date="2017-06-09T08:24:00Z">
        <w:r w:rsidR="00B10AED">
          <w:rPr>
            <w:rFonts w:ascii="Times New Roman" w:eastAsia="Helvetica Neue" w:hAnsi="Times New Roman" w:cs="Times New Roman"/>
            <w:color w:val="333333"/>
            <w:highlight w:val="white"/>
          </w:rPr>
          <w:t>Download VA Letters tool</w:t>
        </w:r>
      </w:ins>
      <w:r w:rsidR="00956DAC">
        <w:rPr>
          <w:rFonts w:ascii="Times New Roman" w:eastAsia="Helvetica Neue" w:hAnsi="Times New Roman" w:cs="Times New Roman"/>
          <w:color w:val="333333"/>
          <w:highlight w:val="white"/>
        </w:rPr>
        <w:t xml:space="preserve"> is used by </w:t>
      </w:r>
      <w:del w:id="72" w:author="Rachael Roueche" w:date="2017-06-09T08:25:00Z">
        <w:r w:rsidR="00956DAC" w:rsidDel="00B10AED">
          <w:rPr>
            <w:rFonts w:ascii="Times New Roman" w:eastAsia="Helvetica Neue" w:hAnsi="Times New Roman" w:cs="Times New Roman"/>
            <w:color w:val="333333"/>
            <w:highlight w:val="white"/>
          </w:rPr>
          <w:delText xml:space="preserve">applicants </w:delText>
        </w:r>
      </w:del>
      <w:ins w:id="73" w:author="Rachael Roueche" w:date="2017-06-09T08:25:00Z">
        <w:r w:rsidR="00B10AED">
          <w:rPr>
            <w:rFonts w:ascii="Times New Roman" w:eastAsia="Helvetica Neue" w:hAnsi="Times New Roman" w:cs="Times New Roman"/>
            <w:color w:val="333333"/>
            <w:highlight w:val="white"/>
          </w:rPr>
          <w:t>Veterans</w:t>
        </w:r>
        <w:r w:rsidR="00B10AED">
          <w:rPr>
            <w:rFonts w:ascii="Times New Roman" w:eastAsia="Helvetica Neue" w:hAnsi="Times New Roman" w:cs="Times New Roman"/>
            <w:color w:val="333333"/>
            <w:highlight w:val="white"/>
          </w:rPr>
          <w:t xml:space="preserve"> </w:t>
        </w:r>
      </w:ins>
      <w:r w:rsidR="00956DAC">
        <w:rPr>
          <w:rFonts w:ascii="Times New Roman" w:eastAsia="Helvetica Neue" w:hAnsi="Times New Roman" w:cs="Times New Roman"/>
          <w:color w:val="333333"/>
          <w:highlight w:val="white"/>
        </w:rPr>
        <w:t xml:space="preserve">to </w:t>
      </w:r>
      <w:ins w:id="74" w:author="Rachael Roueche" w:date="2017-06-09T08:25:00Z">
        <w:r w:rsidR="00B10AED">
          <w:rPr>
            <w:rFonts w:ascii="Times New Roman" w:eastAsia="Helvetica Neue" w:hAnsi="Times New Roman" w:cs="Times New Roman"/>
            <w:color w:val="333333"/>
            <w:highlight w:val="white"/>
          </w:rPr>
          <w:t>download documents validating their Veteran status and eligibility for various benefits.</w:t>
        </w:r>
      </w:ins>
      <w:del w:id="75" w:author="Rachael Roueche" w:date="2017-06-09T08:25:00Z">
        <w:r w:rsidR="00956DAC" w:rsidDel="00B10AED">
          <w:rPr>
            <w:rFonts w:ascii="Times New Roman" w:eastAsia="Helvetica Neue" w:hAnsi="Times New Roman" w:cs="Times New Roman"/>
            <w:color w:val="333333"/>
            <w:highlight w:val="white"/>
          </w:rPr>
          <w:delText>see what information has been received by the VA from their school. It does not provide a “</w:delText>
        </w:r>
        <w:r w:rsidR="00956DAC" w:rsidDel="00B10AED">
          <w:rPr>
            <w:rFonts w:ascii="Times New Roman" w:eastAsia="Helvetica Neue" w:hAnsi="Times New Roman" w:cs="Times New Roman"/>
            <w:color w:val="333333"/>
          </w:rPr>
          <w:delText xml:space="preserve">status” of their benefit. </w:delText>
        </w:r>
      </w:del>
    </w:p>
    <w:p w14:paraId="222FD23F" w14:textId="77777777" w:rsidR="006E4DAE" w:rsidRPr="000B3AA2" w:rsidRDefault="006E4DAE">
      <w:pPr>
        <w:rPr>
          <w:rFonts w:ascii="Times New Roman" w:hAnsi="Times New Roman" w:cs="Times New Roman"/>
        </w:rPr>
      </w:pPr>
    </w:p>
    <w:p w14:paraId="0FB498CE" w14:textId="2D8271B3" w:rsidR="004B7C80" w:rsidRPr="00464419" w:rsidRDefault="006E314E">
      <w:pPr>
        <w:rPr>
          <w:rFonts w:ascii="Times New Roman" w:eastAsia="Helvetica Neue" w:hAnsi="Times New Roman" w:cs="Times New Roman"/>
        </w:rPr>
      </w:pPr>
      <w:r w:rsidRPr="005F3B52">
        <w:rPr>
          <w:rFonts w:ascii="Times New Roman" w:eastAsia="Helvetica Neue" w:hAnsi="Times New Roman" w:cs="Times New Roman"/>
        </w:rPr>
        <w:t xml:space="preserve">The scope of work required for MVP includes </w:t>
      </w:r>
      <w:r w:rsidR="004B7C80">
        <w:rPr>
          <w:rFonts w:ascii="Times New Roman" w:eastAsia="Helvetica Neue" w:hAnsi="Times New Roman" w:cs="Times New Roman"/>
        </w:rPr>
        <w:t>existing functionality on eBenefits, plus a printable certificate of eligibility (COE) feature.</w:t>
      </w:r>
    </w:p>
    <w:p w14:paraId="124F9237" w14:textId="77777777" w:rsidR="006E4DAE" w:rsidRPr="000B3AA2" w:rsidRDefault="006E4DAE">
      <w:pPr>
        <w:rPr>
          <w:rFonts w:ascii="Times New Roman" w:hAnsi="Times New Roman" w:cs="Times New Roman"/>
        </w:rPr>
      </w:pPr>
    </w:p>
    <w:p w14:paraId="3AE4691F" w14:textId="32096ECC" w:rsidR="006E4DAE" w:rsidRDefault="005F3B52" w:rsidP="005F3B52">
      <w:pPr>
        <w:pStyle w:val="ListParagraph"/>
        <w:numPr>
          <w:ilvl w:val="0"/>
          <w:numId w:val="14"/>
        </w:numPr>
        <w:rPr>
          <w:rFonts w:ascii="Times New Roman" w:eastAsia="Helvetica Neue" w:hAnsi="Times New Roman" w:cs="Times New Roman"/>
        </w:rPr>
      </w:pPr>
      <w:r>
        <w:rPr>
          <w:rFonts w:ascii="Times New Roman" w:eastAsia="Helvetica Neue" w:hAnsi="Times New Roman" w:cs="Times New Roman"/>
        </w:rPr>
        <w:t>Discovery</w:t>
      </w:r>
    </w:p>
    <w:p w14:paraId="7A713EE3" w14:textId="1BD51302" w:rsidR="005F3B52" w:rsidRDefault="005F3B52" w:rsidP="005F3B52">
      <w:pPr>
        <w:pStyle w:val="ListParagraph"/>
        <w:numPr>
          <w:ilvl w:val="1"/>
          <w:numId w:val="14"/>
        </w:numPr>
        <w:rPr>
          <w:rFonts w:ascii="Times New Roman" w:eastAsia="Helvetica Neue" w:hAnsi="Times New Roman" w:cs="Times New Roman"/>
        </w:rPr>
      </w:pPr>
      <w:r>
        <w:rPr>
          <w:rFonts w:ascii="Times New Roman" w:eastAsia="Helvetica Neue" w:hAnsi="Times New Roman" w:cs="Times New Roman"/>
        </w:rPr>
        <w:t>Understand current as-is business process and technical environment</w:t>
      </w:r>
    </w:p>
    <w:p w14:paraId="1F611D6B" w14:textId="148B9DC5" w:rsidR="004B7C80" w:rsidRDefault="004B7C80" w:rsidP="004B7C80">
      <w:pPr>
        <w:pStyle w:val="ListParagraph"/>
        <w:numPr>
          <w:ilvl w:val="2"/>
          <w:numId w:val="14"/>
        </w:numPr>
        <w:rPr>
          <w:rFonts w:ascii="Times New Roman" w:eastAsia="Helvetica Neue" w:hAnsi="Times New Roman" w:cs="Times New Roman"/>
        </w:rPr>
      </w:pPr>
      <w:r>
        <w:rPr>
          <w:rFonts w:ascii="Times New Roman" w:eastAsia="Helvetica Neue" w:hAnsi="Times New Roman" w:cs="Times New Roman"/>
        </w:rPr>
        <w:t>Refine and validate documentation developed during technical discovery</w:t>
      </w:r>
    </w:p>
    <w:p w14:paraId="6BB25A40" w14:textId="77777777" w:rsidR="004B7C80" w:rsidRDefault="004B7C80" w:rsidP="004B7C80">
      <w:pPr>
        <w:rPr>
          <w:rFonts w:ascii="Times New Roman" w:eastAsia="Helvetica Neue" w:hAnsi="Times New Roman" w:cs="Times New Roman"/>
        </w:rPr>
      </w:pPr>
    </w:p>
    <w:p w14:paraId="0D7BD62E" w14:textId="3C1F2F99" w:rsidR="004B7C80" w:rsidRDefault="003E4CDF" w:rsidP="004B7C80">
      <w:pPr>
        <w:rPr>
          <w:rFonts w:ascii="Times New Roman" w:eastAsia="Helvetica Neue" w:hAnsi="Times New Roman" w:cs="Times New Roman"/>
        </w:rPr>
      </w:pPr>
      <w:r w:rsidRPr="003E4CDF">
        <w:rPr>
          <w:rFonts w:ascii="Times New Roman" w:eastAsia="Helvetica Neue" w:hAnsi="Times New Roman" w:cs="Times New Roman"/>
          <w:noProof/>
        </w:rPr>
        <w:lastRenderedPageBreak/>
        <w:drawing>
          <wp:inline distT="0" distB="0" distL="0" distR="0" wp14:anchorId="1371E42A" wp14:editId="134AE219">
            <wp:extent cx="5486400" cy="2410460"/>
            <wp:effectExtent l="0" t="0" r="0" b="254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410460"/>
                    </a:xfrm>
                    <a:prstGeom prst="rect">
                      <a:avLst/>
                    </a:prstGeom>
                    <a:noFill/>
                    <a:ln>
                      <a:noFill/>
                    </a:ln>
                    <a:extLst/>
                  </pic:spPr>
                </pic:pic>
              </a:graphicData>
            </a:graphic>
          </wp:inline>
        </w:drawing>
      </w:r>
    </w:p>
    <w:p w14:paraId="05D04E90" w14:textId="77777777" w:rsidR="004B7C80" w:rsidRDefault="004B7C80" w:rsidP="004B7C80">
      <w:pPr>
        <w:rPr>
          <w:rFonts w:ascii="Times New Roman" w:eastAsia="Helvetica Neue" w:hAnsi="Times New Roman" w:cs="Times New Roman"/>
        </w:rPr>
      </w:pPr>
    </w:p>
    <w:p w14:paraId="2362A3EF" w14:textId="77777777" w:rsidR="004B7C80" w:rsidRPr="004B7C80" w:rsidRDefault="004B7C80" w:rsidP="004B7C80">
      <w:pPr>
        <w:rPr>
          <w:rFonts w:ascii="Times New Roman" w:eastAsia="Helvetica Neue" w:hAnsi="Times New Roman" w:cs="Times New Roman"/>
        </w:rPr>
      </w:pPr>
    </w:p>
    <w:p w14:paraId="62253B58" w14:textId="5883E7CE" w:rsidR="005F3B52" w:rsidRDefault="005F3B52" w:rsidP="005F3B52">
      <w:pPr>
        <w:pStyle w:val="ListParagraph"/>
        <w:numPr>
          <w:ilvl w:val="1"/>
          <w:numId w:val="14"/>
        </w:numPr>
        <w:rPr>
          <w:rFonts w:ascii="Times New Roman" w:eastAsia="Helvetica Neue" w:hAnsi="Times New Roman" w:cs="Times New Roman"/>
        </w:rPr>
      </w:pPr>
      <w:r>
        <w:rPr>
          <w:rFonts w:ascii="Times New Roman" w:eastAsia="Helvetica Neue" w:hAnsi="Times New Roman" w:cs="Times New Roman"/>
        </w:rPr>
        <w:t>Understand business requirements</w:t>
      </w:r>
    </w:p>
    <w:p w14:paraId="78E92162" w14:textId="77777777" w:rsidR="005F3B52" w:rsidRDefault="005F3B52" w:rsidP="005F3B52">
      <w:pPr>
        <w:rPr>
          <w:rFonts w:ascii="Times New Roman" w:eastAsia="Helvetica Neue" w:hAnsi="Times New Roman" w:cs="Times New Roman"/>
        </w:rPr>
      </w:pPr>
    </w:p>
    <w:p w14:paraId="2EEC4B06" w14:textId="515180DE" w:rsidR="005F3B52" w:rsidRPr="00A84113" w:rsidRDefault="005F3B52" w:rsidP="005F3B52">
      <w:pPr>
        <w:rPr>
          <w:rFonts w:ascii="Times New Roman" w:eastAsia="Helvetica Neue" w:hAnsi="Times New Roman" w:cs="Times New Roman"/>
          <w:b/>
        </w:rPr>
      </w:pPr>
      <w:r w:rsidRPr="00A84113">
        <w:rPr>
          <w:rFonts w:ascii="Times New Roman" w:eastAsia="Helvetica Neue" w:hAnsi="Times New Roman" w:cs="Times New Roman"/>
          <w:b/>
        </w:rPr>
        <w:t>Outputs:</w:t>
      </w:r>
    </w:p>
    <w:p w14:paraId="38EF59B7" w14:textId="5BA906DA" w:rsidR="005F3B52" w:rsidRPr="00A84113" w:rsidRDefault="005F3B52" w:rsidP="00A84113">
      <w:pPr>
        <w:pStyle w:val="ListParagraph"/>
        <w:numPr>
          <w:ilvl w:val="0"/>
          <w:numId w:val="17"/>
        </w:numPr>
        <w:rPr>
          <w:rFonts w:ascii="Times New Roman" w:eastAsia="Helvetica Neue" w:hAnsi="Times New Roman" w:cs="Times New Roman"/>
        </w:rPr>
      </w:pPr>
      <w:r w:rsidRPr="00A84113">
        <w:rPr>
          <w:rFonts w:ascii="Times New Roman" w:eastAsia="Helvetica Neue" w:hAnsi="Times New Roman" w:cs="Times New Roman"/>
        </w:rPr>
        <w:t>Signed Charter</w:t>
      </w:r>
    </w:p>
    <w:p w14:paraId="3EC9B81D" w14:textId="7E78BC9F" w:rsidR="005F3B52" w:rsidRDefault="005F3B52" w:rsidP="00A84113">
      <w:pPr>
        <w:pStyle w:val="ListParagraph"/>
        <w:numPr>
          <w:ilvl w:val="0"/>
          <w:numId w:val="17"/>
        </w:numPr>
        <w:rPr>
          <w:rFonts w:ascii="Times New Roman" w:eastAsia="Helvetica Neue" w:hAnsi="Times New Roman" w:cs="Times New Roman"/>
        </w:rPr>
      </w:pPr>
      <w:r w:rsidRPr="00A84113">
        <w:rPr>
          <w:rFonts w:ascii="Times New Roman" w:eastAsia="Helvetica Neue" w:hAnsi="Times New Roman" w:cs="Times New Roman"/>
        </w:rPr>
        <w:t>As-is Diagram</w:t>
      </w:r>
    </w:p>
    <w:p w14:paraId="397DDE10" w14:textId="77777777" w:rsidR="00A84113" w:rsidRPr="00A84113" w:rsidRDefault="00A84113" w:rsidP="00A84113">
      <w:pPr>
        <w:pStyle w:val="ListParagraph"/>
        <w:rPr>
          <w:rFonts w:ascii="Times New Roman" w:eastAsia="Helvetica Neue" w:hAnsi="Times New Roman" w:cs="Times New Roman"/>
        </w:rPr>
      </w:pPr>
    </w:p>
    <w:p w14:paraId="7CC9BB59" w14:textId="77777777" w:rsidR="005F3B52" w:rsidRDefault="005F3B52" w:rsidP="005F3B52">
      <w:pPr>
        <w:pStyle w:val="ListParagraph"/>
        <w:ind w:left="792"/>
        <w:rPr>
          <w:rFonts w:ascii="Times New Roman" w:eastAsia="Helvetica Neue" w:hAnsi="Times New Roman" w:cs="Times New Roman"/>
        </w:rPr>
      </w:pPr>
    </w:p>
    <w:p w14:paraId="0E76A2AA" w14:textId="16337104" w:rsidR="005F6D4D" w:rsidRDefault="005F3B52" w:rsidP="00464419">
      <w:pPr>
        <w:pStyle w:val="ListParagraph"/>
        <w:numPr>
          <w:ilvl w:val="0"/>
          <w:numId w:val="14"/>
        </w:numPr>
        <w:rPr>
          <w:rFonts w:ascii="Times New Roman" w:eastAsia="Helvetica Neue" w:hAnsi="Times New Roman" w:cs="Times New Roman"/>
        </w:rPr>
      </w:pPr>
      <w:r w:rsidRPr="005F3B52">
        <w:rPr>
          <w:rFonts w:ascii="Times New Roman" w:eastAsia="Helvetica Neue" w:hAnsi="Times New Roman" w:cs="Times New Roman"/>
        </w:rPr>
        <w:t xml:space="preserve">Design &amp; Develop </w:t>
      </w:r>
    </w:p>
    <w:p w14:paraId="4E835ECC" w14:textId="46562AFD" w:rsidR="00464419" w:rsidRPr="00464419" w:rsidRDefault="00464419" w:rsidP="00464419">
      <w:pPr>
        <w:pStyle w:val="ListParagraph"/>
        <w:numPr>
          <w:ilvl w:val="1"/>
          <w:numId w:val="14"/>
        </w:numPr>
        <w:rPr>
          <w:rFonts w:ascii="Times New Roman" w:eastAsia="Helvetica Neue" w:hAnsi="Times New Roman" w:cs="Times New Roman"/>
        </w:rPr>
      </w:pPr>
      <w:r>
        <w:rPr>
          <w:rFonts w:ascii="Times New Roman" w:eastAsia="Helvetica Neue" w:hAnsi="Times New Roman" w:cs="Times New Roman"/>
        </w:rPr>
        <w:t>Based on existing features and functionality</w:t>
      </w:r>
    </w:p>
    <w:p w14:paraId="03E81D74" w14:textId="77777777" w:rsidR="005F3B52" w:rsidRPr="005F3B52" w:rsidRDefault="005F3B52" w:rsidP="005F3B52">
      <w:pPr>
        <w:pStyle w:val="ListParagraph"/>
        <w:ind w:left="792"/>
        <w:rPr>
          <w:rFonts w:ascii="Times New Roman" w:eastAsia="Helvetica Neue" w:hAnsi="Times New Roman" w:cs="Times New Roman"/>
          <w:highlight w:val="yellow"/>
        </w:rPr>
      </w:pPr>
    </w:p>
    <w:p w14:paraId="1224F603" w14:textId="7BE69B71" w:rsidR="005F3B52" w:rsidRDefault="005F3B52" w:rsidP="005F3B52">
      <w:pPr>
        <w:rPr>
          <w:rFonts w:ascii="Times New Roman" w:eastAsia="Helvetica Neue" w:hAnsi="Times New Roman" w:cs="Times New Roman"/>
        </w:rPr>
      </w:pPr>
      <w:r>
        <w:rPr>
          <w:rFonts w:ascii="Times New Roman" w:eastAsia="Helvetica Neue" w:hAnsi="Times New Roman" w:cs="Times New Roman"/>
        </w:rPr>
        <w:t>Outputs:</w:t>
      </w:r>
    </w:p>
    <w:p w14:paraId="4B08EE8D" w14:textId="77777777" w:rsidR="00DB2604" w:rsidRPr="00A84113" w:rsidRDefault="00DB2604" w:rsidP="00A84113">
      <w:pPr>
        <w:pStyle w:val="ListParagraph"/>
        <w:numPr>
          <w:ilvl w:val="0"/>
          <w:numId w:val="18"/>
        </w:numPr>
        <w:rPr>
          <w:rFonts w:ascii="Times New Roman" w:eastAsia="Helvetica Neue" w:hAnsi="Times New Roman" w:cs="Times New Roman"/>
        </w:rPr>
      </w:pPr>
      <w:r w:rsidRPr="00A84113">
        <w:rPr>
          <w:rFonts w:ascii="Times New Roman" w:eastAsia="Helvetica Neue" w:hAnsi="Times New Roman" w:cs="Times New Roman"/>
        </w:rPr>
        <w:t>Final stakeholder acceptance demo</w:t>
      </w:r>
    </w:p>
    <w:p w14:paraId="51F70C75" w14:textId="0E84536B" w:rsidR="00A84113" w:rsidRPr="00A84113" w:rsidRDefault="005F3B52" w:rsidP="00D572C8">
      <w:pPr>
        <w:pStyle w:val="ListParagraph"/>
        <w:numPr>
          <w:ilvl w:val="0"/>
          <w:numId w:val="18"/>
        </w:numPr>
        <w:rPr>
          <w:rFonts w:ascii="Times New Roman" w:eastAsia="Helvetica Neue" w:hAnsi="Times New Roman" w:cs="Times New Roman"/>
        </w:rPr>
      </w:pPr>
      <w:r w:rsidRPr="00A84113">
        <w:rPr>
          <w:rFonts w:ascii="Times New Roman" w:eastAsia="Helvetica Neue" w:hAnsi="Times New Roman" w:cs="Times New Roman"/>
        </w:rPr>
        <w:t>Approved product in staging</w:t>
      </w:r>
      <w:r w:rsidR="00DB2604" w:rsidRPr="00A84113">
        <w:rPr>
          <w:rFonts w:ascii="Times New Roman" w:eastAsia="Helvetica Neue" w:hAnsi="Times New Roman" w:cs="Times New Roman"/>
        </w:rPr>
        <w:t xml:space="preserve"> (behind a password, not available to public)</w:t>
      </w:r>
      <w:r w:rsidRPr="00A84113">
        <w:rPr>
          <w:rFonts w:ascii="Times New Roman" w:eastAsia="Helvetica Neue" w:hAnsi="Times New Roman" w:cs="Times New Roman"/>
        </w:rPr>
        <w:t xml:space="preserve"> </w:t>
      </w:r>
    </w:p>
    <w:p w14:paraId="0DA5B6B4" w14:textId="77777777" w:rsidR="00A84113" w:rsidRDefault="00A84113" w:rsidP="00D572C8">
      <w:pPr>
        <w:contextualSpacing/>
        <w:rPr>
          <w:rFonts w:ascii="Times New Roman" w:eastAsia="Helvetica Neue" w:hAnsi="Times New Roman" w:cs="Times New Roman"/>
        </w:rPr>
      </w:pPr>
    </w:p>
    <w:p w14:paraId="64A6533B" w14:textId="5F3CBC85" w:rsidR="005F3B52" w:rsidRDefault="005F3B52" w:rsidP="005F3B52">
      <w:pPr>
        <w:pStyle w:val="ListParagraph"/>
        <w:numPr>
          <w:ilvl w:val="0"/>
          <w:numId w:val="14"/>
        </w:numPr>
        <w:rPr>
          <w:rFonts w:ascii="Times New Roman" w:eastAsia="Helvetica Neue" w:hAnsi="Times New Roman" w:cs="Times New Roman"/>
        </w:rPr>
      </w:pPr>
      <w:r>
        <w:rPr>
          <w:rFonts w:ascii="Times New Roman" w:eastAsia="Helvetica Neue" w:hAnsi="Times New Roman" w:cs="Times New Roman"/>
        </w:rPr>
        <w:t>Launch Activities</w:t>
      </w:r>
    </w:p>
    <w:p w14:paraId="6ADD32ED" w14:textId="3617C71F" w:rsidR="005F3B52" w:rsidRDefault="005F3B52" w:rsidP="005F3B52">
      <w:pPr>
        <w:pStyle w:val="ListParagraph"/>
        <w:numPr>
          <w:ilvl w:val="1"/>
          <w:numId w:val="14"/>
        </w:numPr>
        <w:rPr>
          <w:rFonts w:ascii="Times New Roman" w:eastAsia="Helvetica Neue" w:hAnsi="Times New Roman" w:cs="Times New Roman"/>
        </w:rPr>
      </w:pPr>
      <w:r>
        <w:rPr>
          <w:rFonts w:ascii="Times New Roman" w:eastAsia="Helvetica Neue" w:hAnsi="Times New Roman" w:cs="Times New Roman"/>
        </w:rPr>
        <w:t>Complete</w:t>
      </w:r>
      <w:r w:rsidR="00A84113">
        <w:rPr>
          <w:rFonts w:ascii="Times New Roman" w:eastAsia="Helvetica Neue" w:hAnsi="Times New Roman" w:cs="Times New Roman"/>
        </w:rPr>
        <w:t xml:space="preserve"> all</w:t>
      </w:r>
      <w:r>
        <w:rPr>
          <w:rFonts w:ascii="Times New Roman" w:eastAsia="Helvetica Neue" w:hAnsi="Times New Roman" w:cs="Times New Roman"/>
        </w:rPr>
        <w:t xml:space="preserve"> testing</w:t>
      </w:r>
      <w:r w:rsidR="00A84113">
        <w:rPr>
          <w:rFonts w:ascii="Times New Roman" w:eastAsia="Helvetica Neue" w:hAnsi="Times New Roman" w:cs="Times New Roman"/>
        </w:rPr>
        <w:t>,</w:t>
      </w:r>
      <w:r>
        <w:rPr>
          <w:rFonts w:ascii="Times New Roman" w:eastAsia="Helvetica Neue" w:hAnsi="Times New Roman" w:cs="Times New Roman"/>
        </w:rPr>
        <w:t xml:space="preserve"> including end-to-end testing </w:t>
      </w:r>
    </w:p>
    <w:p w14:paraId="3782B90C" w14:textId="4013069D" w:rsidR="005F3B52" w:rsidRDefault="005F3B52" w:rsidP="005F3B52">
      <w:pPr>
        <w:pStyle w:val="ListParagraph"/>
        <w:numPr>
          <w:ilvl w:val="1"/>
          <w:numId w:val="14"/>
        </w:numPr>
        <w:rPr>
          <w:rFonts w:ascii="Times New Roman" w:eastAsia="Helvetica Neue" w:hAnsi="Times New Roman" w:cs="Times New Roman"/>
        </w:rPr>
      </w:pPr>
      <w:r>
        <w:rPr>
          <w:rFonts w:ascii="Times New Roman" w:eastAsia="Helvetica Neue" w:hAnsi="Times New Roman" w:cs="Times New Roman"/>
        </w:rPr>
        <w:t xml:space="preserve">Develop communications and redirect strategy as needed </w:t>
      </w:r>
    </w:p>
    <w:p w14:paraId="493EBEA3" w14:textId="07244CE8" w:rsidR="00A84113" w:rsidRDefault="00A84113" w:rsidP="005F3B52">
      <w:pPr>
        <w:pStyle w:val="ListParagraph"/>
        <w:numPr>
          <w:ilvl w:val="1"/>
          <w:numId w:val="14"/>
        </w:numPr>
        <w:rPr>
          <w:rFonts w:ascii="Times New Roman" w:eastAsia="Helvetica Neue" w:hAnsi="Times New Roman" w:cs="Times New Roman"/>
        </w:rPr>
      </w:pPr>
      <w:r>
        <w:rPr>
          <w:rFonts w:ascii="Times New Roman" w:eastAsia="Helvetica Neue" w:hAnsi="Times New Roman" w:cs="Times New Roman"/>
        </w:rPr>
        <w:t>Call Center readiness</w:t>
      </w:r>
    </w:p>
    <w:p w14:paraId="32A111EF" w14:textId="0E894121" w:rsidR="005F3B52" w:rsidRDefault="005F3B52" w:rsidP="005F3B52">
      <w:pPr>
        <w:pStyle w:val="ListParagraph"/>
        <w:numPr>
          <w:ilvl w:val="1"/>
          <w:numId w:val="14"/>
        </w:numPr>
        <w:rPr>
          <w:rFonts w:ascii="Times New Roman" w:eastAsia="Helvetica Neue" w:hAnsi="Times New Roman" w:cs="Times New Roman"/>
        </w:rPr>
      </w:pPr>
      <w:r>
        <w:rPr>
          <w:rFonts w:ascii="Times New Roman" w:eastAsia="Helvetica Neue" w:hAnsi="Times New Roman" w:cs="Times New Roman"/>
        </w:rPr>
        <w:t>Go-live on site</w:t>
      </w:r>
    </w:p>
    <w:p w14:paraId="42F790C7" w14:textId="77777777" w:rsidR="005F3B52" w:rsidRDefault="005F3B52" w:rsidP="005F3B52">
      <w:pPr>
        <w:rPr>
          <w:rFonts w:ascii="Times New Roman" w:eastAsia="Helvetica Neue" w:hAnsi="Times New Roman" w:cs="Times New Roman"/>
        </w:rPr>
      </w:pPr>
    </w:p>
    <w:p w14:paraId="2E7A04AD" w14:textId="77777777" w:rsidR="005F3B52" w:rsidRDefault="005F3B52" w:rsidP="005F3B52">
      <w:pPr>
        <w:rPr>
          <w:rFonts w:ascii="Times New Roman" w:eastAsia="Helvetica Neue" w:hAnsi="Times New Roman" w:cs="Times New Roman"/>
        </w:rPr>
      </w:pPr>
      <w:r>
        <w:rPr>
          <w:rFonts w:ascii="Times New Roman" w:eastAsia="Helvetica Neue" w:hAnsi="Times New Roman" w:cs="Times New Roman"/>
        </w:rPr>
        <w:t>Outputs:</w:t>
      </w:r>
    </w:p>
    <w:p w14:paraId="4579C51B" w14:textId="30B46DD7" w:rsidR="005F3B52" w:rsidRPr="00A84113" w:rsidRDefault="00DB2604" w:rsidP="00A84113">
      <w:pPr>
        <w:pStyle w:val="ListParagraph"/>
        <w:numPr>
          <w:ilvl w:val="0"/>
          <w:numId w:val="19"/>
        </w:numPr>
        <w:rPr>
          <w:rFonts w:ascii="Times New Roman" w:eastAsia="Helvetica Neue" w:hAnsi="Times New Roman" w:cs="Times New Roman"/>
        </w:rPr>
      </w:pPr>
      <w:r w:rsidRPr="00A84113">
        <w:rPr>
          <w:rFonts w:ascii="Times New Roman" w:eastAsia="Helvetica Neue" w:hAnsi="Times New Roman" w:cs="Times New Roman"/>
        </w:rPr>
        <w:t xml:space="preserve">All </w:t>
      </w:r>
      <w:r w:rsidR="005F3B52" w:rsidRPr="00A84113">
        <w:rPr>
          <w:rFonts w:ascii="Times New Roman" w:eastAsia="Helvetica Neue" w:hAnsi="Times New Roman" w:cs="Times New Roman"/>
        </w:rPr>
        <w:t>Testing Completed</w:t>
      </w:r>
    </w:p>
    <w:p w14:paraId="50221A3C" w14:textId="1257FE2F" w:rsidR="005F3B52" w:rsidRPr="00A84113" w:rsidRDefault="005F3B52" w:rsidP="00A84113">
      <w:pPr>
        <w:pStyle w:val="ListParagraph"/>
        <w:numPr>
          <w:ilvl w:val="0"/>
          <w:numId w:val="19"/>
        </w:numPr>
        <w:rPr>
          <w:rFonts w:ascii="Times New Roman" w:eastAsia="Helvetica Neue" w:hAnsi="Times New Roman" w:cs="Times New Roman"/>
        </w:rPr>
      </w:pPr>
      <w:r w:rsidRPr="00A84113">
        <w:rPr>
          <w:rFonts w:ascii="Times New Roman" w:eastAsia="Helvetica Neue" w:hAnsi="Times New Roman" w:cs="Times New Roman"/>
        </w:rPr>
        <w:t>Communications (e.g., blog)</w:t>
      </w:r>
    </w:p>
    <w:p w14:paraId="16A72405" w14:textId="251D8F16" w:rsidR="00A84113" w:rsidRPr="00A84113" w:rsidRDefault="00A84113" w:rsidP="00A84113">
      <w:pPr>
        <w:pStyle w:val="ListParagraph"/>
        <w:numPr>
          <w:ilvl w:val="0"/>
          <w:numId w:val="19"/>
        </w:numPr>
        <w:rPr>
          <w:rFonts w:ascii="Times New Roman" w:eastAsia="Helvetica Neue" w:hAnsi="Times New Roman" w:cs="Times New Roman"/>
        </w:rPr>
      </w:pPr>
      <w:r w:rsidRPr="00A84113">
        <w:rPr>
          <w:rFonts w:ascii="Times New Roman" w:eastAsia="Helvetica Neue" w:hAnsi="Times New Roman" w:cs="Times New Roman"/>
        </w:rPr>
        <w:t>Call Center scripts updated</w:t>
      </w:r>
    </w:p>
    <w:p w14:paraId="24667832" w14:textId="0A1DDFF9" w:rsidR="00DB2604" w:rsidRPr="00A84113" w:rsidRDefault="00DB2604" w:rsidP="00A84113">
      <w:pPr>
        <w:pStyle w:val="ListParagraph"/>
        <w:numPr>
          <w:ilvl w:val="0"/>
          <w:numId w:val="19"/>
        </w:numPr>
        <w:rPr>
          <w:rFonts w:ascii="Times New Roman" w:eastAsia="Helvetica Neue" w:hAnsi="Times New Roman" w:cs="Times New Roman"/>
        </w:rPr>
      </w:pPr>
      <w:r w:rsidRPr="00A84113">
        <w:rPr>
          <w:rFonts w:ascii="Times New Roman" w:eastAsia="Helvetica Neue" w:hAnsi="Times New Roman" w:cs="Times New Roman"/>
        </w:rPr>
        <w:t>Redirect strategy</w:t>
      </w:r>
    </w:p>
    <w:p w14:paraId="2D362C8E" w14:textId="70165923" w:rsidR="005F3B52" w:rsidRPr="00A84113" w:rsidRDefault="00DB2604" w:rsidP="00A84113">
      <w:pPr>
        <w:pStyle w:val="ListParagraph"/>
        <w:numPr>
          <w:ilvl w:val="0"/>
          <w:numId w:val="19"/>
        </w:numPr>
        <w:rPr>
          <w:rFonts w:ascii="Times New Roman" w:eastAsia="Helvetica Neue" w:hAnsi="Times New Roman" w:cs="Times New Roman"/>
        </w:rPr>
      </w:pPr>
      <w:r w:rsidRPr="00A84113">
        <w:rPr>
          <w:rFonts w:ascii="Times New Roman" w:eastAsia="Helvetica Neue" w:hAnsi="Times New Roman" w:cs="Times New Roman"/>
        </w:rPr>
        <w:t>Pre launch check</w:t>
      </w:r>
      <w:r w:rsidR="005F3B52" w:rsidRPr="00A84113">
        <w:rPr>
          <w:rFonts w:ascii="Times New Roman" w:eastAsia="Helvetica Neue" w:hAnsi="Times New Roman" w:cs="Times New Roman"/>
        </w:rPr>
        <w:t>list completed</w:t>
      </w:r>
    </w:p>
    <w:p w14:paraId="62989D52" w14:textId="77777777" w:rsidR="00D572C8" w:rsidRPr="000B3AA2" w:rsidRDefault="00D572C8" w:rsidP="00D572C8">
      <w:pPr>
        <w:contextualSpacing/>
        <w:rPr>
          <w:rFonts w:ascii="Times New Roman" w:eastAsia="Helvetica Neue" w:hAnsi="Times New Roman" w:cs="Times New Roman"/>
        </w:rPr>
      </w:pPr>
    </w:p>
    <w:p w14:paraId="67A19E41" w14:textId="77777777" w:rsidR="006E4DAE" w:rsidRPr="000B3AA2" w:rsidRDefault="006E4DAE">
      <w:pPr>
        <w:rPr>
          <w:rFonts w:ascii="Times New Roman" w:hAnsi="Times New Roman" w:cs="Times New Roman"/>
        </w:rPr>
      </w:pPr>
    </w:p>
    <w:tbl>
      <w:tblPr>
        <w:tblStyle w:val="a0"/>
        <w:tblW w:w="84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16"/>
        <w:gridCol w:w="949"/>
        <w:gridCol w:w="900"/>
        <w:gridCol w:w="990"/>
        <w:gridCol w:w="900"/>
        <w:gridCol w:w="900"/>
      </w:tblGrid>
      <w:tr w:rsidR="00281235" w:rsidRPr="000B3AA2" w14:paraId="43E4E48C" w14:textId="77777777" w:rsidTr="00281235">
        <w:trPr>
          <w:jc w:val="center"/>
        </w:trPr>
        <w:tc>
          <w:tcPr>
            <w:tcW w:w="3816" w:type="dxa"/>
          </w:tcPr>
          <w:p w14:paraId="3E411534" w14:textId="77777777" w:rsidR="00281235" w:rsidRPr="000B3AA2" w:rsidRDefault="00281235">
            <w:pPr>
              <w:ind w:left="-90"/>
              <w:contextualSpacing w:val="0"/>
              <w:jc w:val="center"/>
              <w:rPr>
                <w:rFonts w:ascii="Times New Roman" w:hAnsi="Times New Roman" w:cs="Times New Roman"/>
              </w:rPr>
            </w:pPr>
            <w:r w:rsidRPr="000B3AA2">
              <w:rPr>
                <w:rFonts w:ascii="Times New Roman" w:eastAsia="Helvetica Neue" w:hAnsi="Times New Roman" w:cs="Times New Roman"/>
                <w:sz w:val="22"/>
                <w:szCs w:val="22"/>
              </w:rPr>
              <w:lastRenderedPageBreak/>
              <w:t>Tasks</w:t>
            </w:r>
          </w:p>
        </w:tc>
        <w:tc>
          <w:tcPr>
            <w:tcW w:w="949" w:type="dxa"/>
            <w:tcBorders>
              <w:bottom w:val="single" w:sz="4" w:space="0" w:color="000000"/>
            </w:tcBorders>
          </w:tcPr>
          <w:p w14:paraId="61D753D0" w14:textId="6C8EDE3C" w:rsidR="00281235" w:rsidRPr="000B3AA2" w:rsidRDefault="00281235">
            <w:pPr>
              <w:contextualSpacing w:val="0"/>
              <w:jc w:val="center"/>
              <w:rPr>
                <w:rFonts w:ascii="Times New Roman" w:hAnsi="Times New Roman" w:cs="Times New Roman"/>
              </w:rPr>
            </w:pPr>
            <w:r>
              <w:rPr>
                <w:rFonts w:ascii="Times New Roman" w:eastAsia="Helvetica Neue" w:hAnsi="Times New Roman" w:cs="Times New Roman"/>
                <w:sz w:val="22"/>
                <w:szCs w:val="22"/>
              </w:rPr>
              <w:t>6/16</w:t>
            </w:r>
          </w:p>
        </w:tc>
        <w:tc>
          <w:tcPr>
            <w:tcW w:w="900" w:type="dxa"/>
            <w:tcBorders>
              <w:bottom w:val="single" w:sz="4" w:space="0" w:color="000000"/>
            </w:tcBorders>
          </w:tcPr>
          <w:p w14:paraId="1CB7504B" w14:textId="0733DB75" w:rsidR="00281235" w:rsidRPr="000B3AA2" w:rsidRDefault="00281235">
            <w:pPr>
              <w:contextualSpacing w:val="0"/>
              <w:jc w:val="center"/>
              <w:rPr>
                <w:rFonts w:ascii="Times New Roman" w:hAnsi="Times New Roman" w:cs="Times New Roman"/>
              </w:rPr>
            </w:pPr>
            <w:r>
              <w:rPr>
                <w:rFonts w:ascii="Times New Roman" w:eastAsia="Helvetica Neue" w:hAnsi="Times New Roman" w:cs="Times New Roman"/>
                <w:sz w:val="22"/>
                <w:szCs w:val="22"/>
              </w:rPr>
              <w:t>6/23</w:t>
            </w:r>
          </w:p>
        </w:tc>
        <w:tc>
          <w:tcPr>
            <w:tcW w:w="990" w:type="dxa"/>
            <w:tcBorders>
              <w:bottom w:val="single" w:sz="4" w:space="0" w:color="000000"/>
            </w:tcBorders>
          </w:tcPr>
          <w:p w14:paraId="3F901F25" w14:textId="1D1E6508" w:rsidR="00281235" w:rsidRPr="000B3AA2" w:rsidRDefault="00281235">
            <w:pPr>
              <w:contextualSpacing w:val="0"/>
              <w:jc w:val="center"/>
              <w:rPr>
                <w:rFonts w:ascii="Times New Roman" w:hAnsi="Times New Roman" w:cs="Times New Roman"/>
              </w:rPr>
            </w:pPr>
            <w:r>
              <w:rPr>
                <w:rFonts w:ascii="Times New Roman" w:eastAsia="Helvetica Neue" w:hAnsi="Times New Roman" w:cs="Times New Roman"/>
                <w:sz w:val="22"/>
                <w:szCs w:val="22"/>
              </w:rPr>
              <w:t>6/30</w:t>
            </w:r>
          </w:p>
        </w:tc>
        <w:tc>
          <w:tcPr>
            <w:tcW w:w="900" w:type="dxa"/>
            <w:tcBorders>
              <w:bottom w:val="single" w:sz="4" w:space="0" w:color="000000"/>
            </w:tcBorders>
          </w:tcPr>
          <w:p w14:paraId="17079660" w14:textId="5BB6602A" w:rsidR="00281235" w:rsidRPr="000B3AA2" w:rsidRDefault="00281235">
            <w:pPr>
              <w:contextualSpacing w:val="0"/>
              <w:jc w:val="center"/>
              <w:rPr>
                <w:rFonts w:ascii="Times New Roman" w:hAnsi="Times New Roman" w:cs="Times New Roman"/>
              </w:rPr>
            </w:pPr>
            <w:r>
              <w:rPr>
                <w:rFonts w:ascii="Times New Roman" w:eastAsia="Helvetica Neue" w:hAnsi="Times New Roman" w:cs="Times New Roman"/>
                <w:sz w:val="22"/>
                <w:szCs w:val="22"/>
              </w:rPr>
              <w:t>7/7</w:t>
            </w:r>
          </w:p>
        </w:tc>
        <w:tc>
          <w:tcPr>
            <w:tcW w:w="900" w:type="dxa"/>
            <w:tcBorders>
              <w:bottom w:val="single" w:sz="4" w:space="0" w:color="000000"/>
            </w:tcBorders>
          </w:tcPr>
          <w:p w14:paraId="1920A2BD" w14:textId="23820690" w:rsidR="00281235" w:rsidRPr="000B3AA2" w:rsidRDefault="00281235">
            <w:pPr>
              <w:contextualSpacing w:val="0"/>
              <w:jc w:val="center"/>
              <w:rPr>
                <w:rFonts w:ascii="Times New Roman" w:hAnsi="Times New Roman" w:cs="Times New Roman"/>
              </w:rPr>
            </w:pPr>
            <w:r>
              <w:rPr>
                <w:rFonts w:ascii="Times New Roman" w:eastAsia="Helvetica Neue" w:hAnsi="Times New Roman" w:cs="Times New Roman"/>
                <w:sz w:val="22"/>
                <w:szCs w:val="22"/>
              </w:rPr>
              <w:t>7/14</w:t>
            </w:r>
          </w:p>
        </w:tc>
      </w:tr>
      <w:tr w:rsidR="00281235" w:rsidRPr="000B3AA2" w14:paraId="69C45314" w14:textId="77777777" w:rsidTr="00281235">
        <w:trPr>
          <w:jc w:val="center"/>
        </w:trPr>
        <w:tc>
          <w:tcPr>
            <w:tcW w:w="3816" w:type="dxa"/>
          </w:tcPr>
          <w:p w14:paraId="3F20984A" w14:textId="23239CA5" w:rsidR="00281235" w:rsidRPr="000B3AA2" w:rsidRDefault="00281235">
            <w:pPr>
              <w:contextualSpacing w:val="0"/>
              <w:rPr>
                <w:rFonts w:ascii="Times New Roman" w:hAnsi="Times New Roman" w:cs="Times New Roman"/>
              </w:rPr>
            </w:pPr>
            <w:r w:rsidRPr="000B3AA2">
              <w:rPr>
                <w:rFonts w:ascii="Times New Roman" w:eastAsia="Helvetica Neue" w:hAnsi="Times New Roman" w:cs="Times New Roman"/>
                <w:sz w:val="22"/>
                <w:szCs w:val="22"/>
              </w:rPr>
              <w:t xml:space="preserve">Discovery </w:t>
            </w:r>
            <w:r>
              <w:rPr>
                <w:rFonts w:ascii="Times New Roman" w:eastAsia="Helvetica Neue" w:hAnsi="Times New Roman" w:cs="Times New Roman"/>
                <w:sz w:val="22"/>
                <w:szCs w:val="22"/>
              </w:rPr>
              <w:t>completed (signed charter and documented as-is process)</w:t>
            </w:r>
          </w:p>
        </w:tc>
        <w:tc>
          <w:tcPr>
            <w:tcW w:w="949" w:type="dxa"/>
            <w:tcBorders>
              <w:bottom w:val="single" w:sz="4" w:space="0" w:color="000000"/>
            </w:tcBorders>
            <w:shd w:val="clear" w:color="auto" w:fill="3366FF"/>
          </w:tcPr>
          <w:p w14:paraId="607F2905"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auto"/>
          </w:tcPr>
          <w:p w14:paraId="0955925D" w14:textId="77777777" w:rsidR="00281235" w:rsidRPr="000B3AA2" w:rsidRDefault="00281235">
            <w:pPr>
              <w:contextualSpacing w:val="0"/>
              <w:rPr>
                <w:rFonts w:ascii="Times New Roman" w:hAnsi="Times New Roman" w:cs="Times New Roman"/>
              </w:rPr>
            </w:pPr>
          </w:p>
        </w:tc>
        <w:tc>
          <w:tcPr>
            <w:tcW w:w="990" w:type="dxa"/>
            <w:tcBorders>
              <w:bottom w:val="single" w:sz="4" w:space="0" w:color="000000"/>
            </w:tcBorders>
            <w:shd w:val="clear" w:color="auto" w:fill="auto"/>
          </w:tcPr>
          <w:p w14:paraId="32DCC2B1"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5A25D006"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77AA5A35" w14:textId="77777777" w:rsidR="00281235" w:rsidRPr="000B3AA2" w:rsidRDefault="00281235">
            <w:pPr>
              <w:contextualSpacing w:val="0"/>
              <w:rPr>
                <w:rFonts w:ascii="Times New Roman" w:hAnsi="Times New Roman" w:cs="Times New Roman"/>
              </w:rPr>
            </w:pPr>
          </w:p>
        </w:tc>
      </w:tr>
      <w:tr w:rsidR="00281235" w:rsidRPr="000B3AA2" w14:paraId="356ED031" w14:textId="77777777" w:rsidTr="00281235">
        <w:trPr>
          <w:jc w:val="center"/>
        </w:trPr>
        <w:tc>
          <w:tcPr>
            <w:tcW w:w="3816" w:type="dxa"/>
          </w:tcPr>
          <w:p w14:paraId="2BB40F04" w14:textId="013F1B11" w:rsidR="00281235" w:rsidRPr="000B3AA2" w:rsidRDefault="00281235">
            <w:pPr>
              <w:contextualSpacing w:val="0"/>
              <w:rPr>
                <w:rFonts w:ascii="Times New Roman" w:hAnsi="Times New Roman" w:cs="Times New Roman"/>
              </w:rPr>
            </w:pPr>
            <w:r>
              <w:rPr>
                <w:rFonts w:ascii="Times New Roman" w:eastAsia="Helvetica Neue" w:hAnsi="Times New Roman" w:cs="Times New Roman"/>
                <w:sz w:val="22"/>
                <w:szCs w:val="22"/>
              </w:rPr>
              <w:t>Design</w:t>
            </w:r>
          </w:p>
        </w:tc>
        <w:tc>
          <w:tcPr>
            <w:tcW w:w="949" w:type="dxa"/>
            <w:tcBorders>
              <w:bottom w:val="single" w:sz="4" w:space="0" w:color="000000"/>
            </w:tcBorders>
            <w:shd w:val="clear" w:color="auto" w:fill="3366FF"/>
          </w:tcPr>
          <w:p w14:paraId="35B0E3BF"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3366FF"/>
          </w:tcPr>
          <w:p w14:paraId="5E1DE150" w14:textId="77777777" w:rsidR="00281235" w:rsidRPr="000B3AA2" w:rsidRDefault="00281235">
            <w:pPr>
              <w:contextualSpacing w:val="0"/>
              <w:rPr>
                <w:rFonts w:ascii="Times New Roman" w:hAnsi="Times New Roman" w:cs="Times New Roman"/>
              </w:rPr>
            </w:pPr>
          </w:p>
        </w:tc>
        <w:tc>
          <w:tcPr>
            <w:tcW w:w="990" w:type="dxa"/>
            <w:tcBorders>
              <w:bottom w:val="single" w:sz="4" w:space="0" w:color="000000"/>
            </w:tcBorders>
            <w:shd w:val="clear" w:color="auto" w:fill="auto"/>
          </w:tcPr>
          <w:p w14:paraId="3B59AC7B"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7A3AAC2B"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37EBE462" w14:textId="77777777" w:rsidR="00281235" w:rsidRPr="000B3AA2" w:rsidRDefault="00281235">
            <w:pPr>
              <w:contextualSpacing w:val="0"/>
              <w:rPr>
                <w:rFonts w:ascii="Times New Roman" w:hAnsi="Times New Roman" w:cs="Times New Roman"/>
              </w:rPr>
            </w:pPr>
          </w:p>
        </w:tc>
      </w:tr>
      <w:tr w:rsidR="00464419" w:rsidRPr="000B3AA2" w14:paraId="399DD0C9" w14:textId="77777777" w:rsidTr="00464419">
        <w:trPr>
          <w:jc w:val="center"/>
        </w:trPr>
        <w:tc>
          <w:tcPr>
            <w:tcW w:w="3816" w:type="dxa"/>
          </w:tcPr>
          <w:p w14:paraId="46086580" w14:textId="47B0CD03" w:rsidR="00464419" w:rsidRDefault="00464419">
            <w:pPr>
              <w:rPr>
                <w:rFonts w:ascii="Times New Roman" w:eastAsia="Helvetica Neue" w:hAnsi="Times New Roman" w:cs="Times New Roman"/>
                <w:sz w:val="22"/>
                <w:szCs w:val="22"/>
              </w:rPr>
            </w:pPr>
            <w:commentRangeStart w:id="76"/>
            <w:commentRangeStart w:id="77"/>
            <w:commentRangeStart w:id="78"/>
            <w:r>
              <w:rPr>
                <w:rFonts w:ascii="Times New Roman" w:eastAsia="Helvetica Neue" w:hAnsi="Times New Roman" w:cs="Times New Roman"/>
                <w:sz w:val="22"/>
                <w:szCs w:val="22"/>
              </w:rPr>
              <w:t>EVSS dependency work completed</w:t>
            </w:r>
            <w:commentRangeEnd w:id="76"/>
            <w:r>
              <w:rPr>
                <w:rStyle w:val="CommentReference"/>
              </w:rPr>
              <w:commentReference w:id="76"/>
            </w:r>
            <w:commentRangeEnd w:id="77"/>
            <w:r w:rsidR="00B10AED">
              <w:rPr>
                <w:rStyle w:val="CommentReference"/>
              </w:rPr>
              <w:commentReference w:id="77"/>
            </w:r>
            <w:commentRangeEnd w:id="78"/>
            <w:r w:rsidR="00B10AED">
              <w:rPr>
                <w:rStyle w:val="CommentReference"/>
              </w:rPr>
              <w:commentReference w:id="78"/>
            </w:r>
          </w:p>
        </w:tc>
        <w:tc>
          <w:tcPr>
            <w:tcW w:w="949" w:type="dxa"/>
            <w:tcBorders>
              <w:bottom w:val="single" w:sz="4" w:space="0" w:color="000000"/>
            </w:tcBorders>
            <w:shd w:val="clear" w:color="auto" w:fill="3366FF"/>
          </w:tcPr>
          <w:p w14:paraId="4B2ACC5F" w14:textId="77777777" w:rsidR="00464419" w:rsidRPr="000B3AA2" w:rsidRDefault="00464419">
            <w:pPr>
              <w:rPr>
                <w:rFonts w:ascii="Times New Roman" w:hAnsi="Times New Roman" w:cs="Times New Roman"/>
              </w:rPr>
            </w:pPr>
          </w:p>
        </w:tc>
        <w:tc>
          <w:tcPr>
            <w:tcW w:w="900" w:type="dxa"/>
            <w:tcBorders>
              <w:bottom w:val="single" w:sz="4" w:space="0" w:color="000000"/>
            </w:tcBorders>
            <w:shd w:val="clear" w:color="auto" w:fill="auto"/>
          </w:tcPr>
          <w:p w14:paraId="43EF2F6E" w14:textId="77777777" w:rsidR="00464419" w:rsidRPr="000B3AA2" w:rsidRDefault="00464419">
            <w:pPr>
              <w:rPr>
                <w:rFonts w:ascii="Times New Roman" w:hAnsi="Times New Roman" w:cs="Times New Roman"/>
              </w:rPr>
            </w:pPr>
          </w:p>
        </w:tc>
        <w:tc>
          <w:tcPr>
            <w:tcW w:w="990" w:type="dxa"/>
            <w:tcBorders>
              <w:bottom w:val="single" w:sz="4" w:space="0" w:color="000000"/>
            </w:tcBorders>
            <w:shd w:val="clear" w:color="auto" w:fill="auto"/>
          </w:tcPr>
          <w:p w14:paraId="49FB5D69" w14:textId="77777777" w:rsidR="00464419" w:rsidRPr="000B3AA2" w:rsidRDefault="00464419">
            <w:pPr>
              <w:rPr>
                <w:rFonts w:ascii="Times New Roman" w:hAnsi="Times New Roman" w:cs="Times New Roman"/>
              </w:rPr>
            </w:pPr>
          </w:p>
        </w:tc>
        <w:tc>
          <w:tcPr>
            <w:tcW w:w="900" w:type="dxa"/>
            <w:shd w:val="clear" w:color="auto" w:fill="auto"/>
          </w:tcPr>
          <w:p w14:paraId="4B3B65CD" w14:textId="77777777" w:rsidR="00464419" w:rsidRPr="000B3AA2" w:rsidRDefault="00464419">
            <w:pPr>
              <w:rPr>
                <w:rFonts w:ascii="Times New Roman" w:hAnsi="Times New Roman" w:cs="Times New Roman"/>
              </w:rPr>
            </w:pPr>
          </w:p>
        </w:tc>
        <w:tc>
          <w:tcPr>
            <w:tcW w:w="900" w:type="dxa"/>
            <w:shd w:val="clear" w:color="auto" w:fill="auto"/>
          </w:tcPr>
          <w:p w14:paraId="40BD4F73" w14:textId="77777777" w:rsidR="00464419" w:rsidRPr="000B3AA2" w:rsidRDefault="00464419">
            <w:pPr>
              <w:rPr>
                <w:rFonts w:ascii="Times New Roman" w:hAnsi="Times New Roman" w:cs="Times New Roman"/>
              </w:rPr>
            </w:pPr>
          </w:p>
        </w:tc>
      </w:tr>
      <w:tr w:rsidR="00281235" w:rsidRPr="000B3AA2" w14:paraId="71429F53" w14:textId="77777777" w:rsidTr="00281235">
        <w:trPr>
          <w:jc w:val="center"/>
        </w:trPr>
        <w:tc>
          <w:tcPr>
            <w:tcW w:w="3816" w:type="dxa"/>
          </w:tcPr>
          <w:p w14:paraId="7735A90F" w14:textId="6A624461" w:rsidR="00281235" w:rsidRPr="000B3AA2" w:rsidRDefault="00281235">
            <w:pPr>
              <w:contextualSpacing w:val="0"/>
              <w:rPr>
                <w:rFonts w:ascii="Times New Roman" w:hAnsi="Times New Roman" w:cs="Times New Roman"/>
              </w:rPr>
            </w:pPr>
            <w:r>
              <w:rPr>
                <w:rFonts w:ascii="Times New Roman" w:eastAsia="Helvetica Neue" w:hAnsi="Times New Roman" w:cs="Times New Roman"/>
                <w:sz w:val="22"/>
                <w:szCs w:val="22"/>
              </w:rPr>
              <w:t>User Testing</w:t>
            </w:r>
          </w:p>
        </w:tc>
        <w:tc>
          <w:tcPr>
            <w:tcW w:w="949" w:type="dxa"/>
            <w:tcBorders>
              <w:bottom w:val="single" w:sz="4" w:space="0" w:color="000000"/>
            </w:tcBorders>
            <w:shd w:val="clear" w:color="auto" w:fill="3366FF"/>
          </w:tcPr>
          <w:p w14:paraId="60A3ACAB"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3366FF"/>
          </w:tcPr>
          <w:p w14:paraId="0223FEA8" w14:textId="77777777" w:rsidR="00281235" w:rsidRPr="000B3AA2" w:rsidRDefault="00281235">
            <w:pPr>
              <w:contextualSpacing w:val="0"/>
              <w:rPr>
                <w:rFonts w:ascii="Times New Roman" w:hAnsi="Times New Roman" w:cs="Times New Roman"/>
              </w:rPr>
            </w:pPr>
          </w:p>
        </w:tc>
        <w:tc>
          <w:tcPr>
            <w:tcW w:w="990" w:type="dxa"/>
            <w:tcBorders>
              <w:bottom w:val="single" w:sz="4" w:space="0" w:color="000000"/>
            </w:tcBorders>
            <w:shd w:val="clear" w:color="auto" w:fill="auto"/>
          </w:tcPr>
          <w:p w14:paraId="39ED210A"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59194457"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395FA7EE" w14:textId="77777777" w:rsidR="00281235" w:rsidRPr="000B3AA2" w:rsidRDefault="00281235">
            <w:pPr>
              <w:contextualSpacing w:val="0"/>
              <w:rPr>
                <w:rFonts w:ascii="Times New Roman" w:hAnsi="Times New Roman" w:cs="Times New Roman"/>
              </w:rPr>
            </w:pPr>
          </w:p>
        </w:tc>
      </w:tr>
      <w:tr w:rsidR="00281235" w:rsidRPr="000B3AA2" w14:paraId="48ABCAAF" w14:textId="77777777" w:rsidTr="00281235">
        <w:trPr>
          <w:trHeight w:val="340"/>
          <w:jc w:val="center"/>
        </w:trPr>
        <w:tc>
          <w:tcPr>
            <w:tcW w:w="3816" w:type="dxa"/>
          </w:tcPr>
          <w:p w14:paraId="23E72D70" w14:textId="67E13BB4" w:rsidR="00281235" w:rsidRPr="000B3AA2" w:rsidRDefault="00464419">
            <w:pPr>
              <w:contextualSpacing w:val="0"/>
              <w:rPr>
                <w:rFonts w:ascii="Times New Roman" w:hAnsi="Times New Roman" w:cs="Times New Roman"/>
              </w:rPr>
            </w:pPr>
            <w:r>
              <w:rPr>
                <w:rFonts w:ascii="Times New Roman" w:eastAsia="Helvetica Neue" w:hAnsi="Times New Roman" w:cs="Times New Roman"/>
                <w:sz w:val="22"/>
                <w:szCs w:val="22"/>
              </w:rPr>
              <w:t xml:space="preserve">Development (incl. new Education COE letter </w:t>
            </w:r>
            <w:r w:rsidR="00281235">
              <w:rPr>
                <w:rFonts w:ascii="Times New Roman" w:eastAsia="Helvetica Neue" w:hAnsi="Times New Roman" w:cs="Times New Roman"/>
                <w:sz w:val="22"/>
                <w:szCs w:val="22"/>
              </w:rPr>
              <w:t>)</w:t>
            </w:r>
          </w:p>
        </w:tc>
        <w:tc>
          <w:tcPr>
            <w:tcW w:w="949" w:type="dxa"/>
            <w:shd w:val="clear" w:color="auto" w:fill="3366FF"/>
          </w:tcPr>
          <w:p w14:paraId="76C6E5F2"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3366FF"/>
          </w:tcPr>
          <w:p w14:paraId="477060F6" w14:textId="77777777" w:rsidR="00281235" w:rsidRPr="000B3AA2" w:rsidRDefault="00281235">
            <w:pPr>
              <w:contextualSpacing w:val="0"/>
              <w:rPr>
                <w:rFonts w:ascii="Times New Roman" w:hAnsi="Times New Roman" w:cs="Times New Roman"/>
              </w:rPr>
            </w:pPr>
          </w:p>
        </w:tc>
        <w:tc>
          <w:tcPr>
            <w:tcW w:w="990" w:type="dxa"/>
            <w:tcBorders>
              <w:bottom w:val="single" w:sz="4" w:space="0" w:color="000000"/>
            </w:tcBorders>
            <w:shd w:val="clear" w:color="auto" w:fill="3366FF"/>
          </w:tcPr>
          <w:p w14:paraId="3D449482"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0B022296"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6BF5826C" w14:textId="77777777" w:rsidR="00281235" w:rsidRPr="000B3AA2" w:rsidRDefault="00281235">
            <w:pPr>
              <w:contextualSpacing w:val="0"/>
              <w:rPr>
                <w:rFonts w:ascii="Times New Roman" w:hAnsi="Times New Roman" w:cs="Times New Roman"/>
              </w:rPr>
            </w:pPr>
          </w:p>
        </w:tc>
      </w:tr>
      <w:tr w:rsidR="00281235" w:rsidRPr="000B3AA2" w14:paraId="58F7344C" w14:textId="77777777" w:rsidTr="00281235">
        <w:trPr>
          <w:trHeight w:val="300"/>
          <w:jc w:val="center"/>
        </w:trPr>
        <w:tc>
          <w:tcPr>
            <w:tcW w:w="3816" w:type="dxa"/>
          </w:tcPr>
          <w:p w14:paraId="018B7471" w14:textId="1A13C309" w:rsidR="00281235" w:rsidRPr="000B3AA2" w:rsidRDefault="00281235">
            <w:pPr>
              <w:contextualSpacing w:val="0"/>
              <w:rPr>
                <w:rFonts w:ascii="Times New Roman" w:hAnsi="Times New Roman" w:cs="Times New Roman"/>
              </w:rPr>
            </w:pPr>
            <w:r>
              <w:rPr>
                <w:rFonts w:ascii="Times New Roman" w:eastAsia="Helvetica Neue" w:hAnsi="Times New Roman" w:cs="Times New Roman"/>
                <w:sz w:val="22"/>
                <w:szCs w:val="22"/>
              </w:rPr>
              <w:t>Testing (end to end)</w:t>
            </w:r>
          </w:p>
        </w:tc>
        <w:tc>
          <w:tcPr>
            <w:tcW w:w="949" w:type="dxa"/>
          </w:tcPr>
          <w:p w14:paraId="5DFED6DC"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auto"/>
          </w:tcPr>
          <w:p w14:paraId="14859E87" w14:textId="77777777" w:rsidR="00281235" w:rsidRPr="000B3AA2" w:rsidRDefault="00281235">
            <w:pPr>
              <w:contextualSpacing w:val="0"/>
              <w:rPr>
                <w:rFonts w:ascii="Times New Roman" w:hAnsi="Times New Roman" w:cs="Times New Roman"/>
              </w:rPr>
            </w:pPr>
          </w:p>
        </w:tc>
        <w:tc>
          <w:tcPr>
            <w:tcW w:w="990" w:type="dxa"/>
            <w:tcBorders>
              <w:bottom w:val="single" w:sz="4" w:space="0" w:color="000000"/>
            </w:tcBorders>
            <w:shd w:val="clear" w:color="auto" w:fill="3366FF"/>
          </w:tcPr>
          <w:p w14:paraId="651F4F7F"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7D39ACA6"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28A163A0" w14:textId="77777777" w:rsidR="00281235" w:rsidRPr="000B3AA2" w:rsidRDefault="00281235">
            <w:pPr>
              <w:contextualSpacing w:val="0"/>
              <w:rPr>
                <w:rFonts w:ascii="Times New Roman" w:hAnsi="Times New Roman" w:cs="Times New Roman"/>
              </w:rPr>
            </w:pPr>
          </w:p>
        </w:tc>
      </w:tr>
      <w:tr w:rsidR="00281235" w:rsidRPr="000B3AA2" w14:paraId="609742B1" w14:textId="77777777" w:rsidTr="00281235">
        <w:trPr>
          <w:trHeight w:val="280"/>
          <w:jc w:val="center"/>
        </w:trPr>
        <w:tc>
          <w:tcPr>
            <w:tcW w:w="3816" w:type="dxa"/>
          </w:tcPr>
          <w:p w14:paraId="1E9E3130" w14:textId="2D6E6FC2" w:rsidR="00281235" w:rsidRPr="000B3AA2" w:rsidRDefault="00281235">
            <w:pPr>
              <w:contextualSpacing w:val="0"/>
              <w:rPr>
                <w:rFonts w:ascii="Times New Roman" w:hAnsi="Times New Roman" w:cs="Times New Roman"/>
              </w:rPr>
            </w:pPr>
            <w:r w:rsidRPr="000B3AA2">
              <w:rPr>
                <w:rFonts w:ascii="Times New Roman" w:eastAsia="Helvetica Neue" w:hAnsi="Times New Roman" w:cs="Times New Roman"/>
                <w:sz w:val="22"/>
                <w:szCs w:val="22"/>
              </w:rPr>
              <w:t>Stakeholder demo</w:t>
            </w:r>
            <w:r>
              <w:rPr>
                <w:rFonts w:ascii="Times New Roman" w:eastAsia="Helvetica Neue" w:hAnsi="Times New Roman" w:cs="Times New Roman"/>
                <w:sz w:val="22"/>
                <w:szCs w:val="22"/>
              </w:rPr>
              <w:t xml:space="preserve"> / final acceptance</w:t>
            </w:r>
          </w:p>
        </w:tc>
        <w:tc>
          <w:tcPr>
            <w:tcW w:w="949" w:type="dxa"/>
          </w:tcPr>
          <w:p w14:paraId="35D1AF4B"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483E9435" w14:textId="77777777" w:rsidR="00281235" w:rsidRPr="000B3AA2" w:rsidRDefault="00281235">
            <w:pPr>
              <w:contextualSpacing w:val="0"/>
              <w:rPr>
                <w:rFonts w:ascii="Times New Roman" w:hAnsi="Times New Roman" w:cs="Times New Roman"/>
              </w:rPr>
            </w:pPr>
          </w:p>
        </w:tc>
        <w:tc>
          <w:tcPr>
            <w:tcW w:w="990" w:type="dxa"/>
            <w:shd w:val="clear" w:color="auto" w:fill="3366FF"/>
          </w:tcPr>
          <w:p w14:paraId="23C8856E"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auto"/>
          </w:tcPr>
          <w:p w14:paraId="5EB38E12"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auto"/>
          </w:tcPr>
          <w:p w14:paraId="295E42D3" w14:textId="77777777" w:rsidR="00281235" w:rsidRPr="000B3AA2" w:rsidRDefault="00281235">
            <w:pPr>
              <w:contextualSpacing w:val="0"/>
              <w:rPr>
                <w:rFonts w:ascii="Times New Roman" w:hAnsi="Times New Roman" w:cs="Times New Roman"/>
              </w:rPr>
            </w:pPr>
          </w:p>
        </w:tc>
      </w:tr>
      <w:tr w:rsidR="00281235" w:rsidRPr="000B3AA2" w14:paraId="3D530348" w14:textId="77777777" w:rsidTr="00281235">
        <w:trPr>
          <w:trHeight w:val="280"/>
          <w:jc w:val="center"/>
        </w:trPr>
        <w:tc>
          <w:tcPr>
            <w:tcW w:w="3816" w:type="dxa"/>
          </w:tcPr>
          <w:p w14:paraId="25E6574B" w14:textId="362F21AB" w:rsidR="00281235" w:rsidRPr="000B3AA2" w:rsidRDefault="00281235">
            <w:pPr>
              <w:contextualSpacing w:val="0"/>
              <w:rPr>
                <w:rFonts w:ascii="Times New Roman" w:hAnsi="Times New Roman" w:cs="Times New Roman"/>
              </w:rPr>
            </w:pPr>
            <w:r>
              <w:rPr>
                <w:rFonts w:ascii="Times New Roman" w:eastAsia="Helvetica Neue" w:hAnsi="Times New Roman" w:cs="Times New Roman"/>
                <w:sz w:val="22"/>
                <w:szCs w:val="22"/>
              </w:rPr>
              <w:t>Soft launch (behind password / not available to public)</w:t>
            </w:r>
            <w:r w:rsidRPr="000B3AA2">
              <w:rPr>
                <w:rFonts w:ascii="Times New Roman" w:eastAsia="Helvetica Neue" w:hAnsi="Times New Roman" w:cs="Times New Roman"/>
                <w:sz w:val="22"/>
                <w:szCs w:val="22"/>
              </w:rPr>
              <w:t xml:space="preserve"> </w:t>
            </w:r>
          </w:p>
        </w:tc>
        <w:tc>
          <w:tcPr>
            <w:tcW w:w="949" w:type="dxa"/>
          </w:tcPr>
          <w:p w14:paraId="10AFADAB"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3EA62F4B" w14:textId="77777777" w:rsidR="00281235" w:rsidRPr="000B3AA2" w:rsidRDefault="00281235">
            <w:pPr>
              <w:contextualSpacing w:val="0"/>
              <w:rPr>
                <w:rFonts w:ascii="Times New Roman" w:hAnsi="Times New Roman" w:cs="Times New Roman"/>
              </w:rPr>
            </w:pPr>
          </w:p>
        </w:tc>
        <w:tc>
          <w:tcPr>
            <w:tcW w:w="990" w:type="dxa"/>
            <w:shd w:val="clear" w:color="auto" w:fill="3366FF"/>
          </w:tcPr>
          <w:p w14:paraId="0871369A"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auto"/>
          </w:tcPr>
          <w:p w14:paraId="7A486A10"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auto"/>
          </w:tcPr>
          <w:p w14:paraId="4719E9E3" w14:textId="77777777" w:rsidR="00281235" w:rsidRPr="000B3AA2" w:rsidRDefault="00281235">
            <w:pPr>
              <w:contextualSpacing w:val="0"/>
              <w:rPr>
                <w:rFonts w:ascii="Times New Roman" w:hAnsi="Times New Roman" w:cs="Times New Roman"/>
              </w:rPr>
            </w:pPr>
          </w:p>
        </w:tc>
      </w:tr>
      <w:tr w:rsidR="00281235" w:rsidRPr="000B3AA2" w14:paraId="167B920A" w14:textId="77777777" w:rsidTr="00281235">
        <w:trPr>
          <w:trHeight w:val="220"/>
          <w:jc w:val="center"/>
        </w:trPr>
        <w:tc>
          <w:tcPr>
            <w:tcW w:w="3816" w:type="dxa"/>
          </w:tcPr>
          <w:p w14:paraId="34B1B8C0" w14:textId="26B9A288" w:rsidR="00281235" w:rsidRPr="000B3AA2" w:rsidRDefault="00281235">
            <w:pPr>
              <w:contextualSpacing w:val="0"/>
              <w:rPr>
                <w:rFonts w:ascii="Times New Roman" w:hAnsi="Times New Roman" w:cs="Times New Roman"/>
              </w:rPr>
            </w:pPr>
            <w:r w:rsidRPr="000B3AA2">
              <w:rPr>
                <w:rFonts w:ascii="Times New Roman" w:eastAsia="Helvetica Neue" w:hAnsi="Times New Roman" w:cs="Times New Roman"/>
                <w:sz w:val="22"/>
                <w:szCs w:val="22"/>
              </w:rPr>
              <w:t>Launch</w:t>
            </w:r>
            <w:r>
              <w:rPr>
                <w:rFonts w:ascii="Times New Roman" w:eastAsia="Helvetica Neue" w:hAnsi="Times New Roman" w:cs="Times New Roman"/>
                <w:sz w:val="22"/>
                <w:szCs w:val="22"/>
              </w:rPr>
              <w:t xml:space="preserve"> (available on </w:t>
            </w:r>
            <w:del w:id="79" w:author="Rachael Roueche" w:date="2017-06-09T08:29:00Z">
              <w:r w:rsidDel="0049604C">
                <w:rPr>
                  <w:rFonts w:ascii="Times New Roman" w:eastAsia="Helvetica Neue" w:hAnsi="Times New Roman" w:cs="Times New Roman"/>
                  <w:sz w:val="22"/>
                  <w:szCs w:val="22"/>
                </w:rPr>
                <w:delText>vets.gov</w:delText>
              </w:r>
            </w:del>
            <w:ins w:id="80" w:author="Rachael Roueche" w:date="2017-06-09T08:29:00Z">
              <w:r w:rsidR="0049604C">
                <w:rPr>
                  <w:rFonts w:ascii="Times New Roman" w:eastAsia="Helvetica Neue" w:hAnsi="Times New Roman" w:cs="Times New Roman"/>
                  <w:sz w:val="22"/>
                  <w:szCs w:val="22"/>
                </w:rPr>
                <w:t>Vets.gov</w:t>
              </w:r>
            </w:ins>
            <w:r>
              <w:rPr>
                <w:rFonts w:ascii="Times New Roman" w:eastAsia="Helvetica Neue" w:hAnsi="Times New Roman" w:cs="Times New Roman"/>
                <w:sz w:val="22"/>
                <w:szCs w:val="22"/>
              </w:rPr>
              <w:t>)</w:t>
            </w:r>
          </w:p>
        </w:tc>
        <w:tc>
          <w:tcPr>
            <w:tcW w:w="949" w:type="dxa"/>
          </w:tcPr>
          <w:p w14:paraId="21095E31"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7F6F395D" w14:textId="77777777" w:rsidR="00281235" w:rsidRPr="000B3AA2" w:rsidRDefault="00281235">
            <w:pPr>
              <w:contextualSpacing w:val="0"/>
              <w:rPr>
                <w:rFonts w:ascii="Times New Roman" w:hAnsi="Times New Roman" w:cs="Times New Roman"/>
              </w:rPr>
            </w:pPr>
          </w:p>
        </w:tc>
        <w:tc>
          <w:tcPr>
            <w:tcW w:w="990" w:type="dxa"/>
            <w:shd w:val="clear" w:color="auto" w:fill="auto"/>
          </w:tcPr>
          <w:p w14:paraId="68F8B47F" w14:textId="77777777" w:rsidR="00281235" w:rsidRPr="000B3AA2" w:rsidRDefault="00281235">
            <w:pPr>
              <w:contextualSpacing w:val="0"/>
              <w:rPr>
                <w:rFonts w:ascii="Times New Roman" w:hAnsi="Times New Roman" w:cs="Times New Roman"/>
              </w:rPr>
            </w:pPr>
          </w:p>
        </w:tc>
        <w:tc>
          <w:tcPr>
            <w:tcW w:w="900" w:type="dxa"/>
            <w:shd w:val="clear" w:color="auto" w:fill="3366FF"/>
          </w:tcPr>
          <w:p w14:paraId="283154F7"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auto"/>
          </w:tcPr>
          <w:p w14:paraId="07953FA1" w14:textId="77777777" w:rsidR="00281235" w:rsidRPr="000B3AA2" w:rsidRDefault="00281235">
            <w:pPr>
              <w:contextualSpacing w:val="0"/>
              <w:rPr>
                <w:rFonts w:ascii="Times New Roman" w:hAnsi="Times New Roman" w:cs="Times New Roman"/>
              </w:rPr>
            </w:pPr>
          </w:p>
        </w:tc>
      </w:tr>
      <w:tr w:rsidR="00281235" w:rsidRPr="000B3AA2" w14:paraId="335965F0" w14:textId="77777777" w:rsidTr="00281235">
        <w:trPr>
          <w:trHeight w:val="220"/>
          <w:jc w:val="center"/>
        </w:trPr>
        <w:tc>
          <w:tcPr>
            <w:tcW w:w="3816" w:type="dxa"/>
          </w:tcPr>
          <w:p w14:paraId="1D9E479A" w14:textId="77777777" w:rsidR="00281235" w:rsidRPr="000B3AA2" w:rsidRDefault="00281235">
            <w:pPr>
              <w:contextualSpacing w:val="0"/>
              <w:rPr>
                <w:rFonts w:ascii="Times New Roman" w:hAnsi="Times New Roman" w:cs="Times New Roman"/>
              </w:rPr>
            </w:pPr>
            <w:r w:rsidRPr="000B3AA2">
              <w:rPr>
                <w:rFonts w:ascii="Times New Roman" w:eastAsia="Helvetica Neue" w:hAnsi="Times New Roman" w:cs="Times New Roman"/>
                <w:sz w:val="22"/>
                <w:szCs w:val="22"/>
              </w:rPr>
              <w:t>Post-Launch Monitoring / Support</w:t>
            </w:r>
          </w:p>
        </w:tc>
        <w:tc>
          <w:tcPr>
            <w:tcW w:w="949" w:type="dxa"/>
          </w:tcPr>
          <w:p w14:paraId="5C2D9ABD"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5C961C8D" w14:textId="77777777" w:rsidR="00281235" w:rsidRPr="000B3AA2" w:rsidRDefault="00281235">
            <w:pPr>
              <w:contextualSpacing w:val="0"/>
              <w:rPr>
                <w:rFonts w:ascii="Times New Roman" w:hAnsi="Times New Roman" w:cs="Times New Roman"/>
              </w:rPr>
            </w:pPr>
          </w:p>
        </w:tc>
        <w:tc>
          <w:tcPr>
            <w:tcW w:w="990" w:type="dxa"/>
            <w:shd w:val="clear" w:color="auto" w:fill="auto"/>
          </w:tcPr>
          <w:p w14:paraId="05D2298A" w14:textId="77777777" w:rsidR="00281235" w:rsidRPr="000B3AA2" w:rsidRDefault="00281235">
            <w:pPr>
              <w:contextualSpacing w:val="0"/>
              <w:rPr>
                <w:rFonts w:ascii="Times New Roman" w:hAnsi="Times New Roman" w:cs="Times New Roman"/>
              </w:rPr>
            </w:pPr>
          </w:p>
        </w:tc>
        <w:tc>
          <w:tcPr>
            <w:tcW w:w="900" w:type="dxa"/>
            <w:shd w:val="clear" w:color="auto" w:fill="3366FF"/>
          </w:tcPr>
          <w:p w14:paraId="6A903E37" w14:textId="77777777" w:rsidR="00281235" w:rsidRPr="000B3AA2" w:rsidRDefault="00281235">
            <w:pPr>
              <w:contextualSpacing w:val="0"/>
              <w:rPr>
                <w:rFonts w:ascii="Times New Roman" w:hAnsi="Times New Roman" w:cs="Times New Roman"/>
              </w:rPr>
            </w:pPr>
          </w:p>
        </w:tc>
        <w:tc>
          <w:tcPr>
            <w:tcW w:w="900" w:type="dxa"/>
            <w:shd w:val="clear" w:color="auto" w:fill="3366FF"/>
          </w:tcPr>
          <w:p w14:paraId="3AAFAED4" w14:textId="77777777" w:rsidR="00281235" w:rsidRPr="000B3AA2" w:rsidRDefault="00281235">
            <w:pPr>
              <w:contextualSpacing w:val="0"/>
              <w:rPr>
                <w:rFonts w:ascii="Times New Roman" w:hAnsi="Times New Roman" w:cs="Times New Roman"/>
              </w:rPr>
            </w:pPr>
          </w:p>
        </w:tc>
      </w:tr>
    </w:tbl>
    <w:p w14:paraId="07A87EBC" w14:textId="77777777" w:rsidR="006E4DAE" w:rsidRPr="000B3AA2" w:rsidRDefault="006E4DAE">
      <w:pPr>
        <w:rPr>
          <w:rFonts w:ascii="Times New Roman" w:hAnsi="Times New Roman" w:cs="Times New Roman"/>
        </w:rPr>
      </w:pPr>
    </w:p>
    <w:p w14:paraId="6612A968" w14:textId="77777777" w:rsidR="006E4DAE" w:rsidRPr="000B3AA2" w:rsidRDefault="006E314E">
      <w:pPr>
        <w:pStyle w:val="Heading1"/>
        <w:numPr>
          <w:ilvl w:val="0"/>
          <w:numId w:val="11"/>
        </w:numPr>
        <w:ind w:left="450" w:hanging="431"/>
        <w:rPr>
          <w:rFonts w:ascii="Times New Roman" w:eastAsia="Helvetica Neue" w:hAnsi="Times New Roman" w:cs="Times New Roman"/>
        </w:rPr>
      </w:pPr>
      <w:bookmarkStart w:id="81" w:name="_1t3h5sf" w:colFirst="0" w:colLast="0"/>
      <w:bookmarkStart w:id="82" w:name="_Toc358289226"/>
      <w:bookmarkEnd w:id="81"/>
      <w:r w:rsidRPr="000B3AA2">
        <w:rPr>
          <w:rFonts w:ascii="Times New Roman" w:eastAsia="Helvetica Neue" w:hAnsi="Times New Roman" w:cs="Times New Roman"/>
        </w:rPr>
        <w:t>Ongoing Maintenance</w:t>
      </w:r>
      <w:bookmarkEnd w:id="82"/>
    </w:p>
    <w:p w14:paraId="74F9D854" w14:textId="3256FC55" w:rsidR="006E4DAE" w:rsidRPr="000B3AA2" w:rsidRDefault="006E314E">
      <w:pPr>
        <w:rPr>
          <w:rFonts w:ascii="Times New Roman" w:hAnsi="Times New Roman" w:cs="Times New Roman"/>
        </w:rPr>
      </w:pPr>
      <w:r w:rsidRPr="000B3AA2">
        <w:rPr>
          <w:rFonts w:ascii="Times New Roman" w:eastAsia="Helvetica Neue" w:hAnsi="Times New Roman" w:cs="Times New Roman"/>
          <w:sz w:val="22"/>
          <w:szCs w:val="22"/>
        </w:rPr>
        <w:t xml:space="preserve">The </w:t>
      </w:r>
      <w:del w:id="83" w:author="Rachael Roueche" w:date="2017-06-09T08:29:00Z">
        <w:r w:rsidRPr="000B3AA2" w:rsidDel="0049604C">
          <w:rPr>
            <w:rFonts w:ascii="Times New Roman" w:eastAsia="Helvetica Neue" w:hAnsi="Times New Roman" w:cs="Times New Roman"/>
            <w:sz w:val="22"/>
            <w:szCs w:val="22"/>
          </w:rPr>
          <w:delText>vets.gov</w:delText>
        </w:r>
      </w:del>
      <w:ins w:id="84"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team will provide ongoing maintenance and support for adding/updating content and providing break/fix for any technical issues on the </w:t>
      </w:r>
      <w:del w:id="85" w:author="Rachael Roueche" w:date="2017-06-09T08:29:00Z">
        <w:r w:rsidRPr="000B3AA2" w:rsidDel="0049604C">
          <w:rPr>
            <w:rFonts w:ascii="Times New Roman" w:eastAsia="Helvetica Neue" w:hAnsi="Times New Roman" w:cs="Times New Roman"/>
            <w:sz w:val="22"/>
            <w:szCs w:val="22"/>
          </w:rPr>
          <w:delText>vets.gov</w:delText>
        </w:r>
      </w:del>
      <w:ins w:id="86"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platform. </w:t>
      </w:r>
    </w:p>
    <w:p w14:paraId="2FECF312" w14:textId="77777777" w:rsidR="006E4DAE" w:rsidRPr="000B3AA2" w:rsidRDefault="006E4DAE">
      <w:pPr>
        <w:rPr>
          <w:rFonts w:ascii="Times New Roman" w:hAnsi="Times New Roman" w:cs="Times New Roman"/>
        </w:rPr>
      </w:pPr>
    </w:p>
    <w:p w14:paraId="3FCDB3FF" w14:textId="7FADAD24" w:rsidR="00286509" w:rsidRPr="009D44FC" w:rsidRDefault="006E314E" w:rsidP="00286509">
      <w:pPr>
        <w:rPr>
          <w:rFonts w:ascii="Times New Roman" w:hAnsi="Times New Roman" w:cs="Times New Roman"/>
        </w:rPr>
      </w:pPr>
      <w:r w:rsidRPr="000B3AA2">
        <w:rPr>
          <w:rFonts w:ascii="Times New Roman" w:eastAsia="Helvetica Neue" w:hAnsi="Times New Roman" w:cs="Times New Roman"/>
          <w:b/>
          <w:i/>
          <w:sz w:val="22"/>
          <w:szCs w:val="22"/>
          <w:shd w:val="clear" w:color="auto" w:fill="F3F3F3"/>
        </w:rPr>
        <w:t xml:space="preserve">We anticipate that improving the frontend design and access to VA features may exacerbate current challenges and technical issues with ageing VA legacy systems on the backend. Please plan accordingly to support increased traffic to your systems, increased online applications received, call center traffic, etc.  Please keep in mind if you have any manual workarounds happening on your </w:t>
      </w:r>
      <w:proofErr w:type="gramStart"/>
      <w:r w:rsidRPr="000B3AA2">
        <w:rPr>
          <w:rFonts w:ascii="Times New Roman" w:eastAsia="Helvetica Neue" w:hAnsi="Times New Roman" w:cs="Times New Roman"/>
          <w:b/>
          <w:i/>
          <w:sz w:val="22"/>
          <w:szCs w:val="22"/>
          <w:shd w:val="clear" w:color="auto" w:fill="F3F3F3"/>
        </w:rPr>
        <w:t>back end</w:t>
      </w:r>
      <w:proofErr w:type="gramEnd"/>
      <w:r w:rsidRPr="000B3AA2">
        <w:rPr>
          <w:rFonts w:ascii="Times New Roman" w:eastAsia="Helvetica Neue" w:hAnsi="Times New Roman" w:cs="Times New Roman"/>
          <w:b/>
          <w:i/>
          <w:sz w:val="22"/>
          <w:szCs w:val="22"/>
          <w:shd w:val="clear" w:color="auto" w:fill="F3F3F3"/>
        </w:rPr>
        <w:t xml:space="preserve"> systems, increased online traffic will impact the level of effort required to continue those workarounds.</w:t>
      </w:r>
      <w:r w:rsidRPr="000B3AA2">
        <w:rPr>
          <w:rFonts w:ascii="Times New Roman" w:eastAsia="Helvetica Neue" w:hAnsi="Times New Roman" w:cs="Times New Roman"/>
          <w:sz w:val="22"/>
          <w:szCs w:val="22"/>
        </w:rPr>
        <w:br/>
      </w:r>
      <w:r w:rsidRPr="000B3AA2">
        <w:rPr>
          <w:rFonts w:ascii="Times New Roman" w:eastAsia="Helvetica Neue" w:hAnsi="Times New Roman" w:cs="Times New Roman"/>
          <w:sz w:val="22"/>
          <w:szCs w:val="22"/>
        </w:rPr>
        <w:br/>
      </w:r>
      <w:del w:id="87" w:author="Rachael Roueche" w:date="2017-06-09T08:29:00Z">
        <w:r w:rsidRPr="000B3AA2" w:rsidDel="0049604C">
          <w:rPr>
            <w:rFonts w:ascii="Times New Roman" w:eastAsia="Helvetica Neue" w:hAnsi="Times New Roman" w:cs="Times New Roman"/>
            <w:sz w:val="22"/>
            <w:szCs w:val="22"/>
          </w:rPr>
          <w:delText>Vets.gov</w:delText>
        </w:r>
      </w:del>
      <w:ins w:id="88"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is supported by the Health Resource Center (HRC) customer support center, which provides phone, email, and eventually chat support. HRC provides all Tier 1 support for </w:t>
      </w:r>
      <w:del w:id="89" w:author="Rachael Roueche" w:date="2017-06-09T08:29:00Z">
        <w:r w:rsidRPr="000B3AA2" w:rsidDel="0049604C">
          <w:rPr>
            <w:rFonts w:ascii="Times New Roman" w:eastAsia="Helvetica Neue" w:hAnsi="Times New Roman" w:cs="Times New Roman"/>
            <w:sz w:val="22"/>
            <w:szCs w:val="22"/>
          </w:rPr>
          <w:delText>vets.gov</w:delText>
        </w:r>
      </w:del>
      <w:ins w:id="90"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features and functionality.</w:t>
      </w:r>
      <w:r w:rsidR="00286509">
        <w:rPr>
          <w:rFonts w:ascii="Times New Roman" w:eastAsia="Helvetica Neue" w:hAnsi="Times New Roman" w:cs="Times New Roman"/>
          <w:sz w:val="22"/>
          <w:szCs w:val="22"/>
        </w:rPr>
        <w:t xml:space="preserve"> Please report any breakfix items / bugs to the </w:t>
      </w:r>
      <w:del w:id="91" w:author="Rachael Roueche" w:date="2017-06-09T08:29:00Z">
        <w:r w:rsidR="00286509" w:rsidDel="0049604C">
          <w:rPr>
            <w:rFonts w:ascii="Times New Roman" w:eastAsia="Helvetica Neue" w:hAnsi="Times New Roman" w:cs="Times New Roman"/>
            <w:sz w:val="22"/>
            <w:szCs w:val="22"/>
          </w:rPr>
          <w:delText>vets.gov</w:delText>
        </w:r>
      </w:del>
      <w:ins w:id="92" w:author="Rachael Roueche" w:date="2017-06-09T08:29:00Z">
        <w:r w:rsidR="0049604C">
          <w:rPr>
            <w:rFonts w:ascii="Times New Roman" w:eastAsia="Helvetica Neue" w:hAnsi="Times New Roman" w:cs="Times New Roman"/>
            <w:sz w:val="22"/>
            <w:szCs w:val="22"/>
          </w:rPr>
          <w:t>Vets.gov</w:t>
        </w:r>
      </w:ins>
      <w:r w:rsidR="00286509">
        <w:rPr>
          <w:rFonts w:ascii="Times New Roman" w:eastAsia="Helvetica Neue" w:hAnsi="Times New Roman" w:cs="Times New Roman"/>
          <w:sz w:val="22"/>
          <w:szCs w:val="22"/>
        </w:rPr>
        <w:t xml:space="preserve"> call center </w:t>
      </w:r>
      <w:r w:rsidR="00286509" w:rsidRPr="00286509">
        <w:rPr>
          <w:rFonts w:ascii="Times New Roman" w:eastAsia="Helvetica Neue" w:hAnsi="Times New Roman" w:cs="Times New Roman"/>
          <w:sz w:val="22"/>
          <w:szCs w:val="22"/>
        </w:rPr>
        <w:t>1-855-574-7286</w:t>
      </w:r>
    </w:p>
    <w:p w14:paraId="6408AB4B" w14:textId="65413AB4" w:rsidR="00286509" w:rsidRDefault="00286509" w:rsidP="00286509">
      <w:pPr>
        <w:rPr>
          <w:rFonts w:ascii="Times New Roman" w:eastAsia="Helvetica Neue" w:hAnsi="Times New Roman" w:cs="Times New Roman"/>
          <w:sz w:val="22"/>
          <w:szCs w:val="22"/>
        </w:rPr>
      </w:pPr>
      <w:r w:rsidRPr="00286509">
        <w:rPr>
          <w:rFonts w:ascii="Times New Roman" w:eastAsia="Helvetica Neue" w:hAnsi="Times New Roman" w:cs="Times New Roman"/>
          <w:sz w:val="22"/>
          <w:szCs w:val="22"/>
        </w:rPr>
        <w:t>TTY: 1-800-829-4833</w:t>
      </w:r>
      <w:r w:rsidR="005D30C5">
        <w:rPr>
          <w:rFonts w:ascii="Times New Roman" w:eastAsia="Helvetica Neue" w:hAnsi="Times New Roman" w:cs="Times New Roman"/>
          <w:sz w:val="22"/>
          <w:szCs w:val="22"/>
        </w:rPr>
        <w:t xml:space="preserve">, </w:t>
      </w:r>
      <w:r w:rsidRPr="00286509">
        <w:rPr>
          <w:rFonts w:ascii="Times New Roman" w:eastAsia="Helvetica Neue" w:hAnsi="Times New Roman" w:cs="Times New Roman"/>
          <w:sz w:val="22"/>
          <w:szCs w:val="22"/>
        </w:rPr>
        <w:t>Monday – Friday, 8:00 am – 8:00 pm (ET)</w:t>
      </w:r>
      <w:r w:rsidR="006E314E" w:rsidRPr="000B3AA2">
        <w:rPr>
          <w:rFonts w:ascii="Times New Roman" w:eastAsia="Helvetica Neue" w:hAnsi="Times New Roman" w:cs="Times New Roman"/>
          <w:sz w:val="22"/>
          <w:szCs w:val="22"/>
        </w:rPr>
        <w:br/>
      </w:r>
      <w:r w:rsidR="006E314E" w:rsidRPr="000B3AA2">
        <w:rPr>
          <w:rFonts w:ascii="Times New Roman" w:eastAsia="Helvetica Neue" w:hAnsi="Times New Roman" w:cs="Times New Roman"/>
          <w:sz w:val="22"/>
          <w:szCs w:val="22"/>
        </w:rPr>
        <w:br/>
        <w:t xml:space="preserve">HRC will </w:t>
      </w:r>
      <w:r>
        <w:rPr>
          <w:rFonts w:ascii="Times New Roman" w:eastAsia="Helvetica Neue" w:hAnsi="Times New Roman" w:cs="Times New Roman"/>
          <w:sz w:val="22"/>
          <w:szCs w:val="22"/>
        </w:rPr>
        <w:t>coordinate all call center processes with the Education Call Center (ECC). The ECC POC is responsible for all training, script updates and ECC communications.</w:t>
      </w:r>
    </w:p>
    <w:p w14:paraId="4E5F4180" w14:textId="77777777" w:rsidR="005D30C5" w:rsidRDefault="005D30C5" w:rsidP="00286509">
      <w:pPr>
        <w:rPr>
          <w:rFonts w:ascii="Times New Roman" w:eastAsia="Helvetica Neue" w:hAnsi="Times New Roman" w:cs="Times New Roman"/>
          <w:sz w:val="22"/>
          <w:szCs w:val="22"/>
        </w:rPr>
      </w:pPr>
    </w:p>
    <w:p w14:paraId="688C57F0" w14:textId="54A91C5E" w:rsidR="006E4DAE" w:rsidRPr="000B3AA2" w:rsidRDefault="005D30C5" w:rsidP="00A84113">
      <w:pPr>
        <w:ind w:left="1440"/>
        <w:rPr>
          <w:rFonts w:ascii="Times New Roman" w:hAnsi="Times New Roman" w:cs="Times New Roman"/>
        </w:rPr>
      </w:pPr>
      <w:r w:rsidRPr="000B3AA2">
        <w:rPr>
          <w:rFonts w:ascii="Times New Roman" w:hAnsi="Times New Roman" w:cs="Times New Roman"/>
          <w:noProof/>
        </w:rPr>
        <w:lastRenderedPageBreak/>
        <w:drawing>
          <wp:inline distT="114300" distB="114300" distL="114300" distR="114300" wp14:anchorId="70F0DCAD" wp14:editId="30B08A19">
            <wp:extent cx="4428067" cy="2832100"/>
            <wp:effectExtent l="25400" t="25400" r="17145" b="127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rotWithShape="1">
                    <a:blip r:embed="rId12"/>
                    <a:srcRect l="2707" t="6833" r="6117" b="40606"/>
                    <a:stretch/>
                  </pic:blipFill>
                  <pic:spPr bwMode="auto">
                    <a:xfrm>
                      <a:off x="0" y="0"/>
                      <a:ext cx="4429662" cy="2833120"/>
                    </a:xfrm>
                    <a:prstGeom prst="rect">
                      <a:avLst/>
                    </a:prstGeom>
                    <a:ln>
                      <a:solidFill>
                        <a:schemeClr val="tx2"/>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6E314E" w:rsidRPr="000B3AA2">
        <w:rPr>
          <w:rFonts w:ascii="Times New Roman" w:eastAsia="Helvetica Neue" w:hAnsi="Times New Roman" w:cs="Times New Roman"/>
          <w:sz w:val="22"/>
          <w:szCs w:val="22"/>
        </w:rPr>
        <w:br/>
      </w:r>
    </w:p>
    <w:p w14:paraId="6B168726" w14:textId="77777777" w:rsidR="006E4DAE" w:rsidRDefault="006E314E">
      <w:pPr>
        <w:pStyle w:val="Heading1"/>
        <w:numPr>
          <w:ilvl w:val="0"/>
          <w:numId w:val="11"/>
        </w:numPr>
        <w:ind w:left="450" w:hanging="431"/>
        <w:rPr>
          <w:rFonts w:ascii="Times New Roman" w:eastAsia="Helvetica Neue" w:hAnsi="Times New Roman" w:cs="Times New Roman"/>
        </w:rPr>
      </w:pPr>
      <w:bookmarkStart w:id="93" w:name="_4d34og8" w:colFirst="0" w:colLast="0"/>
      <w:bookmarkStart w:id="94" w:name="_Toc358289227"/>
      <w:bookmarkEnd w:id="93"/>
      <w:r w:rsidRPr="000B3AA2">
        <w:rPr>
          <w:rFonts w:ascii="Times New Roman" w:eastAsia="Helvetica Neue" w:hAnsi="Times New Roman" w:cs="Times New Roman"/>
        </w:rPr>
        <w:t>Assumptions and Constraints</w:t>
      </w:r>
      <w:bookmarkEnd w:id="94"/>
    </w:p>
    <w:p w14:paraId="3B9F6EF6" w14:textId="77777777" w:rsidR="0001031A" w:rsidRPr="0001031A" w:rsidRDefault="0001031A" w:rsidP="0001031A"/>
    <w:p w14:paraId="20B211CE" w14:textId="348BDB5D" w:rsidR="004F1A94" w:rsidRDefault="0001031A" w:rsidP="004F1A94">
      <w:pPr>
        <w:numPr>
          <w:ilvl w:val="0"/>
          <w:numId w:val="2"/>
        </w:numPr>
        <w:ind w:hanging="360"/>
        <w:contextualSpacing/>
        <w:rPr>
          <w:rFonts w:ascii="Times New Roman" w:eastAsia="Helvetica Neue" w:hAnsi="Times New Roman" w:cs="Times New Roman"/>
          <w:sz w:val="22"/>
          <w:szCs w:val="22"/>
        </w:rPr>
      </w:pPr>
      <w:r>
        <w:rPr>
          <w:rFonts w:ascii="Times New Roman" w:eastAsia="Helvetica Neue" w:hAnsi="Times New Roman" w:cs="Times New Roman"/>
          <w:sz w:val="22"/>
          <w:szCs w:val="22"/>
        </w:rPr>
        <w:t>User</w:t>
      </w:r>
      <w:r w:rsidR="00B90CAD">
        <w:rPr>
          <w:rFonts w:ascii="Times New Roman" w:eastAsia="Helvetica Neue" w:hAnsi="Times New Roman" w:cs="Times New Roman"/>
          <w:sz w:val="22"/>
          <w:szCs w:val="22"/>
        </w:rPr>
        <w:t xml:space="preserve">s will be required to set up a </w:t>
      </w:r>
      <w:del w:id="95" w:author="Rachael Roueche" w:date="2017-06-09T08:29:00Z">
        <w:r w:rsidR="00B90CAD" w:rsidDel="0049604C">
          <w:rPr>
            <w:rFonts w:ascii="Times New Roman" w:eastAsia="Helvetica Neue" w:hAnsi="Times New Roman" w:cs="Times New Roman"/>
            <w:sz w:val="22"/>
            <w:szCs w:val="22"/>
          </w:rPr>
          <w:delText>vets.gov</w:delText>
        </w:r>
      </w:del>
      <w:ins w:id="96" w:author="Rachael Roueche" w:date="2017-06-09T08:29:00Z">
        <w:r w:rsidR="0049604C">
          <w:rPr>
            <w:rFonts w:ascii="Times New Roman" w:eastAsia="Helvetica Neue" w:hAnsi="Times New Roman" w:cs="Times New Roman"/>
            <w:sz w:val="22"/>
            <w:szCs w:val="22"/>
          </w:rPr>
          <w:t>Vets.gov</w:t>
        </w:r>
      </w:ins>
      <w:r>
        <w:rPr>
          <w:rFonts w:ascii="Times New Roman" w:eastAsia="Helvetica Neue" w:hAnsi="Times New Roman" w:cs="Times New Roman"/>
          <w:sz w:val="22"/>
          <w:szCs w:val="22"/>
        </w:rPr>
        <w:t xml:space="preserve"> l</w:t>
      </w:r>
      <w:r w:rsidR="006E314E" w:rsidRPr="000B3AA2">
        <w:rPr>
          <w:rFonts w:ascii="Times New Roman" w:eastAsia="Helvetica Neue" w:hAnsi="Times New Roman" w:cs="Times New Roman"/>
          <w:sz w:val="22"/>
          <w:szCs w:val="22"/>
        </w:rPr>
        <w:t>ogin</w:t>
      </w:r>
      <w:r w:rsidR="00B90CAD">
        <w:rPr>
          <w:rFonts w:ascii="Times New Roman" w:eastAsia="Helvetica Neue" w:hAnsi="Times New Roman" w:cs="Times New Roman"/>
          <w:sz w:val="22"/>
          <w:szCs w:val="22"/>
        </w:rPr>
        <w:t xml:space="preserve"> for the initial launch </w:t>
      </w:r>
      <w:r>
        <w:rPr>
          <w:rFonts w:ascii="Times New Roman" w:eastAsia="Helvetica Neue" w:hAnsi="Times New Roman" w:cs="Times New Roman"/>
          <w:sz w:val="22"/>
          <w:szCs w:val="22"/>
        </w:rPr>
        <w:t xml:space="preserve">MVP. Users will not be able to logon using current eBenefits (DS Logon) account; they will need to create a new </w:t>
      </w:r>
      <w:del w:id="97" w:author="Rachael Roueche" w:date="2017-06-09T08:29:00Z">
        <w:r w:rsidDel="0049604C">
          <w:rPr>
            <w:rFonts w:ascii="Times New Roman" w:eastAsia="Helvetica Neue" w:hAnsi="Times New Roman" w:cs="Times New Roman"/>
            <w:sz w:val="22"/>
            <w:szCs w:val="22"/>
          </w:rPr>
          <w:delText>vets.gov</w:delText>
        </w:r>
      </w:del>
      <w:ins w:id="98" w:author="Rachael Roueche" w:date="2017-06-09T08:29:00Z">
        <w:r w:rsidR="0049604C">
          <w:rPr>
            <w:rFonts w:ascii="Times New Roman" w:eastAsia="Helvetica Neue" w:hAnsi="Times New Roman" w:cs="Times New Roman"/>
            <w:sz w:val="22"/>
            <w:szCs w:val="22"/>
          </w:rPr>
          <w:t>Vets.gov</w:t>
        </w:r>
      </w:ins>
      <w:r>
        <w:rPr>
          <w:rFonts w:ascii="Times New Roman" w:eastAsia="Helvetica Neue" w:hAnsi="Times New Roman" w:cs="Times New Roman"/>
          <w:sz w:val="22"/>
          <w:szCs w:val="22"/>
        </w:rPr>
        <w:t xml:space="preserve"> account.</w:t>
      </w:r>
    </w:p>
    <w:p w14:paraId="139EF76E" w14:textId="5385B4D7" w:rsidR="004F1A94" w:rsidRDefault="004F1A94" w:rsidP="004F1A94">
      <w:pPr>
        <w:numPr>
          <w:ilvl w:val="0"/>
          <w:numId w:val="2"/>
        </w:numPr>
        <w:ind w:hanging="360"/>
        <w:contextualSpacing/>
        <w:rPr>
          <w:rFonts w:ascii="Times New Roman" w:eastAsia="Helvetica Neue" w:hAnsi="Times New Roman" w:cs="Times New Roman"/>
          <w:sz w:val="22"/>
          <w:szCs w:val="22"/>
        </w:rPr>
      </w:pPr>
      <w:r>
        <w:rPr>
          <w:rFonts w:ascii="Times New Roman" w:eastAsia="Helvetica Neue" w:hAnsi="Times New Roman" w:cs="Times New Roman"/>
          <w:sz w:val="22"/>
          <w:szCs w:val="22"/>
        </w:rPr>
        <w:t xml:space="preserve">The </w:t>
      </w:r>
      <w:r w:rsidR="000E5AF2" w:rsidRPr="004F1A94">
        <w:rPr>
          <w:rFonts w:ascii="Times New Roman" w:eastAsia="Helvetica Neue" w:hAnsi="Times New Roman" w:cs="Times New Roman"/>
          <w:sz w:val="22"/>
          <w:szCs w:val="22"/>
        </w:rPr>
        <w:t xml:space="preserve">Benefit Verification letter and Service Verification Letter </w:t>
      </w:r>
      <w:ins w:id="99" w:author="Rachael Roueche" w:date="2017-06-09T08:29:00Z">
        <w:r w:rsidR="0049604C">
          <w:rPr>
            <w:rFonts w:ascii="Times New Roman" w:eastAsia="Helvetica Neue" w:hAnsi="Times New Roman" w:cs="Times New Roman"/>
            <w:sz w:val="22"/>
            <w:szCs w:val="22"/>
          </w:rPr>
          <w:t xml:space="preserve">may be </w:t>
        </w:r>
      </w:ins>
      <w:del w:id="100" w:author="Rachael Roueche" w:date="2017-06-09T08:29:00Z">
        <w:r w:rsidR="000E5AF2" w:rsidRPr="004F1A94" w:rsidDel="0049604C">
          <w:rPr>
            <w:rFonts w:ascii="Times New Roman" w:eastAsia="Helvetica Neue" w:hAnsi="Times New Roman" w:cs="Times New Roman"/>
            <w:sz w:val="22"/>
            <w:szCs w:val="22"/>
          </w:rPr>
          <w:delText xml:space="preserve">is now </w:delText>
        </w:r>
      </w:del>
      <w:r w:rsidR="000E5AF2" w:rsidRPr="004F1A94">
        <w:rPr>
          <w:rFonts w:ascii="Times New Roman" w:eastAsia="Helvetica Neue" w:hAnsi="Times New Roman" w:cs="Times New Roman"/>
          <w:sz w:val="22"/>
          <w:szCs w:val="22"/>
        </w:rPr>
        <w:t>replaced by</w:t>
      </w:r>
      <w:ins w:id="101" w:author="Rachael Roueche" w:date="2017-06-09T08:29:00Z">
        <w:r w:rsidR="0049604C">
          <w:rPr>
            <w:rFonts w:ascii="Times New Roman" w:eastAsia="Helvetica Neue" w:hAnsi="Times New Roman" w:cs="Times New Roman"/>
            <w:sz w:val="22"/>
            <w:szCs w:val="22"/>
          </w:rPr>
          <w:t xml:space="preserve"> the</w:t>
        </w:r>
      </w:ins>
      <w:r w:rsidR="000E5AF2" w:rsidRPr="004F1A94">
        <w:rPr>
          <w:rFonts w:ascii="Times New Roman" w:eastAsia="Helvetica Neue" w:hAnsi="Times New Roman" w:cs="Times New Roman"/>
          <w:sz w:val="22"/>
          <w:szCs w:val="22"/>
        </w:rPr>
        <w:t xml:space="preserve"> Benefit Summary</w:t>
      </w:r>
      <w:ins w:id="102" w:author="Rachael Roueche" w:date="2017-06-09T08:30:00Z">
        <w:r w:rsidR="0049604C">
          <w:rPr>
            <w:rFonts w:ascii="Times New Roman" w:eastAsia="Helvetica Neue" w:hAnsi="Times New Roman" w:cs="Times New Roman"/>
            <w:sz w:val="22"/>
            <w:szCs w:val="22"/>
          </w:rPr>
          <w:t xml:space="preserve"> Letters</w:t>
        </w:r>
      </w:ins>
      <w:r w:rsidR="000E5AF2" w:rsidRPr="004F1A94">
        <w:rPr>
          <w:rFonts w:ascii="Times New Roman" w:eastAsia="Helvetica Neue" w:hAnsi="Times New Roman" w:cs="Times New Roman"/>
          <w:sz w:val="22"/>
          <w:szCs w:val="22"/>
        </w:rPr>
        <w:t xml:space="preserve"> </w:t>
      </w:r>
      <w:ins w:id="103" w:author="Rachael Roueche" w:date="2017-06-09T08:30:00Z">
        <w:r w:rsidR="0049604C">
          <w:rPr>
            <w:rFonts w:ascii="Times New Roman" w:eastAsia="Helvetica Neue" w:hAnsi="Times New Roman" w:cs="Times New Roman"/>
            <w:sz w:val="22"/>
            <w:szCs w:val="22"/>
          </w:rPr>
          <w:t>since various Summary sections are duplicates of those 2 letters.</w:t>
        </w:r>
      </w:ins>
      <w:del w:id="104" w:author="Rachael Roueche" w:date="2017-06-09T08:30:00Z">
        <w:r w:rsidR="000E5AF2" w:rsidRPr="004F1A94" w:rsidDel="0049604C">
          <w:rPr>
            <w:rFonts w:ascii="Times New Roman" w:eastAsia="Helvetica Neue" w:hAnsi="Times New Roman" w:cs="Times New Roman"/>
            <w:sz w:val="22"/>
            <w:szCs w:val="22"/>
          </w:rPr>
          <w:delText>because of options added</w:delText>
        </w:r>
      </w:del>
      <w:r w:rsidR="000E5AF2" w:rsidRPr="004F1A94">
        <w:rPr>
          <w:rFonts w:ascii="Times New Roman" w:eastAsia="Helvetica Neue" w:hAnsi="Times New Roman" w:cs="Times New Roman"/>
          <w:sz w:val="22"/>
          <w:szCs w:val="22"/>
        </w:rPr>
        <w:t>.</w:t>
      </w:r>
    </w:p>
    <w:p w14:paraId="74E38297" w14:textId="44FF6807" w:rsidR="004F1A94" w:rsidDel="0049604C" w:rsidRDefault="004F1A94" w:rsidP="004F1A94">
      <w:pPr>
        <w:numPr>
          <w:ilvl w:val="0"/>
          <w:numId w:val="2"/>
        </w:numPr>
        <w:ind w:hanging="360"/>
        <w:contextualSpacing/>
        <w:rPr>
          <w:del w:id="105" w:author="Rachael Roueche" w:date="2017-06-09T08:31:00Z"/>
          <w:rFonts w:ascii="Times New Roman" w:eastAsia="Helvetica Neue" w:hAnsi="Times New Roman" w:cs="Times New Roman"/>
          <w:sz w:val="22"/>
          <w:szCs w:val="22"/>
        </w:rPr>
      </w:pPr>
      <w:del w:id="106" w:author="Rachael Roueche" w:date="2017-06-09T08:31:00Z">
        <w:r w:rsidDel="0049604C">
          <w:rPr>
            <w:rFonts w:ascii="Times New Roman" w:eastAsia="Helvetica Neue" w:hAnsi="Times New Roman" w:cs="Times New Roman"/>
            <w:sz w:val="22"/>
            <w:szCs w:val="22"/>
          </w:rPr>
          <w:delText>No changes or consolidation of letters will be done at this time due to insufficient time for user testing.</w:delText>
        </w:r>
      </w:del>
    </w:p>
    <w:p w14:paraId="173AEA99" w14:textId="77777777" w:rsidR="004F1A94" w:rsidRDefault="000E5AF2" w:rsidP="004F1A94">
      <w:pPr>
        <w:numPr>
          <w:ilvl w:val="0"/>
          <w:numId w:val="2"/>
        </w:numPr>
        <w:ind w:hanging="360"/>
        <w:contextualSpacing/>
        <w:rPr>
          <w:rFonts w:ascii="Times New Roman" w:eastAsia="Helvetica Neue" w:hAnsi="Times New Roman" w:cs="Times New Roman"/>
          <w:sz w:val="22"/>
          <w:szCs w:val="22"/>
        </w:rPr>
      </w:pPr>
      <w:r w:rsidRPr="004F1A94">
        <w:rPr>
          <w:rFonts w:ascii="Times New Roman" w:eastAsia="Helvetica Neue" w:hAnsi="Times New Roman" w:cs="Times New Roman"/>
          <w:sz w:val="22"/>
          <w:szCs w:val="22"/>
        </w:rPr>
        <w:t xml:space="preserve">Proof of Service is really a Veteran ID card. </w:t>
      </w:r>
      <w:commentRangeStart w:id="107"/>
      <w:r w:rsidRPr="004F1A94">
        <w:rPr>
          <w:rFonts w:ascii="Times New Roman" w:eastAsia="Helvetica Neue" w:hAnsi="Times New Roman" w:cs="Times New Roman"/>
          <w:sz w:val="22"/>
          <w:szCs w:val="22"/>
        </w:rPr>
        <w:t>Veteran Identification Card of 2015</w:t>
      </w:r>
      <w:commentRangeEnd w:id="107"/>
      <w:r w:rsidR="0049604C">
        <w:rPr>
          <w:rStyle w:val="CommentReference"/>
        </w:rPr>
        <w:commentReference w:id="107"/>
      </w:r>
    </w:p>
    <w:p w14:paraId="1AB29946" w14:textId="334097F0" w:rsidR="000E5AF2" w:rsidRPr="004F1A94" w:rsidRDefault="009D7C35" w:rsidP="004F1A94">
      <w:pPr>
        <w:numPr>
          <w:ilvl w:val="0"/>
          <w:numId w:val="2"/>
        </w:numPr>
        <w:ind w:hanging="360"/>
        <w:contextualSpacing/>
        <w:rPr>
          <w:rFonts w:ascii="Times New Roman" w:eastAsia="Helvetica Neue" w:hAnsi="Times New Roman" w:cs="Times New Roman"/>
          <w:sz w:val="22"/>
          <w:szCs w:val="22"/>
        </w:rPr>
      </w:pPr>
      <w:r>
        <w:rPr>
          <w:rFonts w:ascii="Times New Roman" w:eastAsia="Helvetica Neue" w:hAnsi="Times New Roman" w:cs="Times New Roman"/>
          <w:sz w:val="22"/>
          <w:szCs w:val="22"/>
        </w:rPr>
        <w:t>Two (2) letters  are g</w:t>
      </w:r>
      <w:r w:rsidR="000E5AF2" w:rsidRPr="004F1A94">
        <w:rPr>
          <w:rFonts w:ascii="Times New Roman" w:eastAsia="Helvetica Neue" w:hAnsi="Times New Roman" w:cs="Times New Roman"/>
          <w:sz w:val="22"/>
          <w:szCs w:val="22"/>
        </w:rPr>
        <w:t>enerated by Veterans Health Administration (VISTA): Mike Davis</w:t>
      </w:r>
      <w:r>
        <w:rPr>
          <w:rFonts w:ascii="Times New Roman" w:eastAsia="Helvetica Neue" w:hAnsi="Times New Roman" w:cs="Times New Roman"/>
          <w:sz w:val="22"/>
          <w:szCs w:val="22"/>
        </w:rPr>
        <w:t xml:space="preserve"> is the</w:t>
      </w:r>
      <w:r w:rsidR="000E5AF2" w:rsidRPr="004F1A94">
        <w:rPr>
          <w:rFonts w:ascii="Times New Roman" w:eastAsia="Helvetica Neue" w:hAnsi="Times New Roman" w:cs="Times New Roman"/>
          <w:sz w:val="22"/>
          <w:szCs w:val="22"/>
        </w:rPr>
        <w:t xml:space="preserve"> POC</w:t>
      </w:r>
    </w:p>
    <w:p w14:paraId="50AEC049" w14:textId="77777777" w:rsidR="000E5AF2" w:rsidRPr="004F1A94" w:rsidRDefault="000E5AF2" w:rsidP="004F1A94">
      <w:pPr>
        <w:widowControl/>
        <w:numPr>
          <w:ilvl w:val="0"/>
          <w:numId w:val="24"/>
        </w:numPr>
        <w:shd w:val="clear" w:color="auto" w:fill="FFFFFF"/>
        <w:spacing w:before="100" w:beforeAutospacing="1" w:after="100" w:afterAutospacing="1"/>
        <w:rPr>
          <w:rFonts w:ascii="Times New Roman" w:eastAsia="Helvetica Neue" w:hAnsi="Times New Roman" w:cs="Times New Roman"/>
          <w:sz w:val="22"/>
          <w:szCs w:val="22"/>
        </w:rPr>
      </w:pPr>
      <w:r w:rsidRPr="004F1A94">
        <w:rPr>
          <w:rFonts w:ascii="Times New Roman" w:eastAsia="Helvetica Neue" w:hAnsi="Times New Roman" w:cs="Times New Roman"/>
          <w:sz w:val="22"/>
          <w:szCs w:val="22"/>
        </w:rPr>
        <w:t>"MEDICAREPARTD"</w:t>
      </w:r>
    </w:p>
    <w:p w14:paraId="23A15893" w14:textId="70EAA5B2" w:rsidR="000E5AF2" w:rsidRPr="004F1A94" w:rsidRDefault="000E5AF2" w:rsidP="004F1A94">
      <w:pPr>
        <w:widowControl/>
        <w:numPr>
          <w:ilvl w:val="0"/>
          <w:numId w:val="24"/>
        </w:numPr>
        <w:shd w:val="clear" w:color="auto" w:fill="FFFFFF"/>
        <w:spacing w:before="60" w:after="100" w:afterAutospacing="1"/>
        <w:rPr>
          <w:rFonts w:ascii="Times New Roman" w:eastAsia="Helvetica Neue" w:hAnsi="Times New Roman" w:cs="Times New Roman"/>
          <w:sz w:val="22"/>
          <w:szCs w:val="22"/>
        </w:rPr>
      </w:pPr>
      <w:r w:rsidRPr="004F1A94">
        <w:rPr>
          <w:rFonts w:ascii="Times New Roman" w:eastAsia="Helvetica Neue" w:hAnsi="Times New Roman" w:cs="Times New Roman"/>
          <w:sz w:val="22"/>
          <w:szCs w:val="22"/>
        </w:rPr>
        <w:t>"MINIMUMESSENTIALCOVERAGE"</w:t>
      </w:r>
    </w:p>
    <w:p w14:paraId="122B8005" w14:textId="6561A87E" w:rsidR="00090E40" w:rsidRDefault="000E5AF2" w:rsidP="00D572C8">
      <w:pPr>
        <w:numPr>
          <w:ilvl w:val="0"/>
          <w:numId w:val="2"/>
        </w:numPr>
        <w:ind w:hanging="360"/>
        <w:contextualSpacing/>
        <w:rPr>
          <w:rFonts w:ascii="Times New Roman" w:eastAsia="Helvetica Neue" w:hAnsi="Times New Roman" w:cs="Times New Roman"/>
          <w:sz w:val="22"/>
          <w:szCs w:val="22"/>
        </w:rPr>
      </w:pPr>
      <w:r>
        <w:rPr>
          <w:rFonts w:ascii="Times New Roman" w:eastAsia="Helvetica Neue" w:hAnsi="Times New Roman" w:cs="Times New Roman"/>
          <w:sz w:val="22"/>
          <w:szCs w:val="22"/>
        </w:rPr>
        <w:t>Stakeholders have confirmed no issue with changing name of this feature if better, more intuitive name for Veterans.</w:t>
      </w:r>
    </w:p>
    <w:p w14:paraId="737B9BB7" w14:textId="74543A1A" w:rsidR="006D3BD8" w:rsidRPr="006D3BD8" w:rsidRDefault="000E5AF2" w:rsidP="00D572C8">
      <w:pPr>
        <w:numPr>
          <w:ilvl w:val="0"/>
          <w:numId w:val="2"/>
        </w:numPr>
        <w:ind w:hanging="360"/>
        <w:contextualSpacing/>
        <w:rPr>
          <w:rFonts w:ascii="Times New Roman" w:eastAsia="Helvetica Neue" w:hAnsi="Times New Roman" w:cs="Times New Roman"/>
          <w:sz w:val="22"/>
          <w:szCs w:val="22"/>
        </w:rPr>
      </w:pPr>
      <w:r>
        <w:rPr>
          <w:rFonts w:ascii="Times New Roman" w:eastAsia="Helvetica Neue" w:hAnsi="Times New Roman" w:cs="Times New Roman"/>
          <w:sz w:val="22"/>
          <w:szCs w:val="22"/>
        </w:rPr>
        <w:t xml:space="preserve">One additional letter will be added to existing letters for the education certificate of eligibility (COE). </w:t>
      </w:r>
      <w:r w:rsidR="006D3BD8">
        <w:rPr>
          <w:rFonts w:ascii="Times New Roman" w:eastAsia="Helvetica Neue" w:hAnsi="Times New Roman" w:cs="Times New Roman"/>
          <w:sz w:val="22"/>
          <w:szCs w:val="22"/>
        </w:rPr>
        <w:t xml:space="preserve"> </w:t>
      </w:r>
      <w:r>
        <w:rPr>
          <w:rFonts w:ascii="Times New Roman" w:eastAsia="Helvetica Neue" w:hAnsi="Times New Roman" w:cs="Times New Roman"/>
          <w:sz w:val="22"/>
          <w:szCs w:val="22"/>
        </w:rPr>
        <w:t>This work will be coordinated with</w:t>
      </w:r>
      <w:r w:rsidR="005F6D4D">
        <w:rPr>
          <w:rFonts w:ascii="Times New Roman" w:eastAsia="Helvetica Neue" w:hAnsi="Times New Roman" w:cs="Times New Roman"/>
          <w:sz w:val="22"/>
          <w:szCs w:val="22"/>
        </w:rPr>
        <w:t xml:space="preserve">  Shay </w:t>
      </w:r>
      <w:r>
        <w:rPr>
          <w:rFonts w:ascii="Times New Roman" w:eastAsia="Helvetica Neue" w:hAnsi="Times New Roman" w:cs="Times New Roman"/>
          <w:sz w:val="22"/>
          <w:szCs w:val="22"/>
        </w:rPr>
        <w:t xml:space="preserve">Norton </w:t>
      </w:r>
      <w:r w:rsidR="005F6D4D">
        <w:rPr>
          <w:rFonts w:ascii="Times New Roman" w:eastAsia="Helvetica Neue" w:hAnsi="Times New Roman" w:cs="Times New Roman"/>
          <w:sz w:val="22"/>
          <w:szCs w:val="22"/>
        </w:rPr>
        <w:t xml:space="preserve">and Rodney </w:t>
      </w:r>
      <w:r>
        <w:rPr>
          <w:rFonts w:ascii="Times New Roman" w:eastAsia="Helvetica Neue" w:hAnsi="Times New Roman" w:cs="Times New Roman"/>
          <w:sz w:val="22"/>
          <w:szCs w:val="22"/>
        </w:rPr>
        <w:t>Alexander and has technical dependency on EVSS team.</w:t>
      </w:r>
    </w:p>
    <w:p w14:paraId="23FB45CB" w14:textId="4E5712F8" w:rsidR="006E4DAE" w:rsidRPr="000B3AA2" w:rsidRDefault="000E5AF2">
      <w:pPr>
        <w:numPr>
          <w:ilvl w:val="0"/>
          <w:numId w:val="2"/>
        </w:numPr>
        <w:ind w:hanging="360"/>
        <w:contextualSpacing/>
        <w:rPr>
          <w:rFonts w:ascii="Times New Roman" w:eastAsia="Helvetica Neue" w:hAnsi="Times New Roman" w:cs="Times New Roman"/>
          <w:sz w:val="22"/>
          <w:szCs w:val="22"/>
        </w:rPr>
      </w:pPr>
      <w:r>
        <w:rPr>
          <w:rFonts w:ascii="Times New Roman" w:eastAsia="Helvetica Neue" w:hAnsi="Times New Roman" w:cs="Times New Roman"/>
          <w:sz w:val="22"/>
          <w:szCs w:val="22"/>
        </w:rPr>
        <w:t>VBA</w:t>
      </w:r>
      <w:r w:rsidR="006E314E" w:rsidRPr="000B3AA2">
        <w:rPr>
          <w:rFonts w:ascii="Times New Roman" w:eastAsia="Helvetica Neue" w:hAnsi="Times New Roman" w:cs="Times New Roman"/>
          <w:sz w:val="22"/>
          <w:szCs w:val="22"/>
        </w:rPr>
        <w:t xml:space="preserve"> team will identify 4-5 Veteran testers who will use the </w:t>
      </w:r>
      <w:del w:id="108" w:author="Rachael Roueche" w:date="2017-06-09T08:32:00Z">
        <w:r w:rsidR="006E314E" w:rsidRPr="000B3AA2" w:rsidDel="0049604C">
          <w:rPr>
            <w:rFonts w:ascii="Times New Roman" w:eastAsia="Helvetica Neue" w:hAnsi="Times New Roman" w:cs="Times New Roman"/>
            <w:sz w:val="22"/>
            <w:szCs w:val="22"/>
          </w:rPr>
          <w:delText xml:space="preserve">form </w:delText>
        </w:r>
      </w:del>
      <w:ins w:id="109" w:author="Rachael Roueche" w:date="2017-06-09T08:32:00Z">
        <w:r w:rsidR="0049604C">
          <w:rPr>
            <w:rFonts w:ascii="Times New Roman" w:eastAsia="Helvetica Neue" w:hAnsi="Times New Roman" w:cs="Times New Roman"/>
            <w:sz w:val="22"/>
            <w:szCs w:val="22"/>
          </w:rPr>
          <w:t>tool</w:t>
        </w:r>
        <w:r w:rsidR="0049604C" w:rsidRPr="000B3AA2">
          <w:rPr>
            <w:rFonts w:ascii="Times New Roman" w:eastAsia="Helvetica Neue" w:hAnsi="Times New Roman" w:cs="Times New Roman"/>
            <w:sz w:val="22"/>
            <w:szCs w:val="22"/>
          </w:rPr>
          <w:t xml:space="preserve"> </w:t>
        </w:r>
      </w:ins>
      <w:r w:rsidR="006E314E" w:rsidRPr="000B3AA2">
        <w:rPr>
          <w:rFonts w:ascii="Times New Roman" w:eastAsia="Helvetica Neue" w:hAnsi="Times New Roman" w:cs="Times New Roman"/>
          <w:sz w:val="22"/>
          <w:szCs w:val="22"/>
        </w:rPr>
        <w:t xml:space="preserve">to </w:t>
      </w:r>
      <w:del w:id="110" w:author="Rachael Roueche" w:date="2017-06-09T08:32:00Z">
        <w:r w:rsidR="006E314E" w:rsidRPr="000B3AA2" w:rsidDel="0049604C">
          <w:rPr>
            <w:rFonts w:ascii="Times New Roman" w:eastAsia="Helvetica Neue" w:hAnsi="Times New Roman" w:cs="Times New Roman"/>
            <w:sz w:val="22"/>
            <w:szCs w:val="22"/>
          </w:rPr>
          <w:delText xml:space="preserve">apply for benefits </w:delText>
        </w:r>
      </w:del>
      <w:ins w:id="111" w:author="Rachael Roueche" w:date="2017-06-09T08:32:00Z">
        <w:r w:rsidR="0049604C">
          <w:rPr>
            <w:rFonts w:ascii="Times New Roman" w:eastAsia="Helvetica Neue" w:hAnsi="Times New Roman" w:cs="Times New Roman"/>
            <w:sz w:val="22"/>
            <w:szCs w:val="22"/>
          </w:rPr>
          <w:t xml:space="preserve">download letters available to them and </w:t>
        </w:r>
      </w:ins>
      <w:del w:id="112" w:author="Rachael Roueche" w:date="2017-06-09T08:32:00Z">
        <w:r w:rsidR="006E314E" w:rsidRPr="000B3AA2" w:rsidDel="0049604C">
          <w:rPr>
            <w:rFonts w:ascii="Times New Roman" w:eastAsia="Helvetica Neue" w:hAnsi="Times New Roman" w:cs="Times New Roman"/>
            <w:sz w:val="22"/>
            <w:szCs w:val="22"/>
          </w:rPr>
          <w:delText xml:space="preserve">to </w:delText>
        </w:r>
      </w:del>
      <w:r w:rsidR="006E314E" w:rsidRPr="000B3AA2">
        <w:rPr>
          <w:rFonts w:ascii="Times New Roman" w:eastAsia="Helvetica Neue" w:hAnsi="Times New Roman" w:cs="Times New Roman"/>
          <w:sz w:val="22"/>
          <w:szCs w:val="22"/>
        </w:rPr>
        <w:t>work with</w:t>
      </w:r>
      <w:ins w:id="113" w:author="Rachael Roueche" w:date="2017-06-09T08:32:00Z">
        <w:r w:rsidR="0049604C">
          <w:rPr>
            <w:rFonts w:ascii="Times New Roman" w:eastAsia="Helvetica Neue" w:hAnsi="Times New Roman" w:cs="Times New Roman"/>
            <w:sz w:val="22"/>
            <w:szCs w:val="22"/>
          </w:rPr>
          <w:t xml:space="preserve"> the</w:t>
        </w:r>
      </w:ins>
      <w:r w:rsidR="006E314E" w:rsidRPr="000B3AA2">
        <w:rPr>
          <w:rFonts w:ascii="Times New Roman" w:eastAsia="Helvetica Neue" w:hAnsi="Times New Roman" w:cs="Times New Roman"/>
          <w:sz w:val="22"/>
          <w:szCs w:val="22"/>
        </w:rPr>
        <w:t xml:space="preserve"> </w:t>
      </w:r>
      <w:del w:id="114" w:author="Rachael Roueche" w:date="2017-06-09T08:29:00Z">
        <w:r w:rsidR="006E314E" w:rsidRPr="000B3AA2" w:rsidDel="0049604C">
          <w:rPr>
            <w:rFonts w:ascii="Times New Roman" w:eastAsia="Helvetica Neue" w:hAnsi="Times New Roman" w:cs="Times New Roman"/>
            <w:sz w:val="22"/>
            <w:szCs w:val="22"/>
          </w:rPr>
          <w:delText>vets.gov</w:delText>
        </w:r>
      </w:del>
      <w:ins w:id="115" w:author="Rachael Roueche" w:date="2017-06-09T08:29:00Z">
        <w:r w:rsidR="0049604C">
          <w:rPr>
            <w:rFonts w:ascii="Times New Roman" w:eastAsia="Helvetica Neue" w:hAnsi="Times New Roman" w:cs="Times New Roman"/>
            <w:sz w:val="22"/>
            <w:szCs w:val="22"/>
          </w:rPr>
          <w:t>Vets.gov</w:t>
        </w:r>
      </w:ins>
      <w:r w:rsidR="006E314E" w:rsidRPr="000B3AA2">
        <w:rPr>
          <w:rFonts w:ascii="Times New Roman" w:eastAsia="Helvetica Neue" w:hAnsi="Times New Roman" w:cs="Times New Roman"/>
          <w:sz w:val="22"/>
          <w:szCs w:val="22"/>
        </w:rPr>
        <w:t xml:space="preserve"> team</w:t>
      </w:r>
      <w:del w:id="116" w:author="Rachael Roueche" w:date="2017-06-09T08:32:00Z">
        <w:r w:rsidR="006E314E" w:rsidRPr="000B3AA2" w:rsidDel="0049604C">
          <w:rPr>
            <w:rFonts w:ascii="Times New Roman" w:eastAsia="Helvetica Neue" w:hAnsi="Times New Roman" w:cs="Times New Roman"/>
            <w:sz w:val="22"/>
            <w:szCs w:val="22"/>
          </w:rPr>
          <w:delText xml:space="preserve"> on</w:delText>
        </w:r>
      </w:del>
      <w:r w:rsidR="006E314E" w:rsidRPr="000B3AA2">
        <w:rPr>
          <w:rFonts w:ascii="Times New Roman" w:eastAsia="Helvetica Neue" w:hAnsi="Times New Roman" w:cs="Times New Roman"/>
          <w:sz w:val="22"/>
          <w:szCs w:val="22"/>
        </w:rPr>
        <w:t xml:space="preserve"> prior to launch.</w:t>
      </w:r>
    </w:p>
    <w:p w14:paraId="0CCFB7B2" w14:textId="25EA60B1" w:rsidR="006E4DAE" w:rsidRPr="000B3AA2" w:rsidRDefault="000E5AF2">
      <w:pPr>
        <w:numPr>
          <w:ilvl w:val="0"/>
          <w:numId w:val="2"/>
        </w:numPr>
        <w:ind w:hanging="360"/>
        <w:contextualSpacing/>
        <w:rPr>
          <w:rFonts w:ascii="Times New Roman" w:eastAsia="Helvetica Neue" w:hAnsi="Times New Roman" w:cs="Times New Roman"/>
          <w:sz w:val="22"/>
          <w:szCs w:val="22"/>
        </w:rPr>
      </w:pPr>
      <w:r>
        <w:rPr>
          <w:rFonts w:ascii="Times New Roman" w:eastAsia="Helvetica Neue" w:hAnsi="Times New Roman" w:cs="Times New Roman"/>
          <w:sz w:val="22"/>
          <w:szCs w:val="22"/>
        </w:rPr>
        <w:t>EVSS team is</w:t>
      </w:r>
      <w:r w:rsidR="006E314E" w:rsidRPr="000B3AA2">
        <w:rPr>
          <w:rFonts w:ascii="Times New Roman" w:eastAsia="Helvetica Neue" w:hAnsi="Times New Roman" w:cs="Times New Roman"/>
          <w:sz w:val="22"/>
          <w:szCs w:val="22"/>
        </w:rPr>
        <w:t xml:space="preserve"> responsible for the timely resolution of </w:t>
      </w:r>
      <w:r w:rsidR="009D44FC">
        <w:rPr>
          <w:rFonts w:ascii="Times New Roman" w:eastAsia="Helvetica Neue" w:hAnsi="Times New Roman" w:cs="Times New Roman"/>
          <w:sz w:val="22"/>
          <w:szCs w:val="22"/>
        </w:rPr>
        <w:t xml:space="preserve">all issues with </w:t>
      </w:r>
      <w:r>
        <w:rPr>
          <w:rFonts w:ascii="Times New Roman" w:eastAsia="Helvetica Neue" w:hAnsi="Times New Roman" w:cs="Times New Roman"/>
          <w:sz w:val="22"/>
          <w:szCs w:val="22"/>
        </w:rPr>
        <w:t>EVSS backend systems.</w:t>
      </w:r>
    </w:p>
    <w:p w14:paraId="17C6DCB7" w14:textId="55E03C09" w:rsidR="006E4DAE" w:rsidRPr="000B3AA2" w:rsidRDefault="006E314E">
      <w:pPr>
        <w:numPr>
          <w:ilvl w:val="0"/>
          <w:numId w:val="2"/>
        </w:numPr>
        <w:ind w:hanging="360"/>
        <w:contextualSpacing/>
        <w:rPr>
          <w:rFonts w:ascii="Times New Roman" w:eastAsia="Helvetica Neue" w:hAnsi="Times New Roman" w:cs="Times New Roman"/>
          <w:sz w:val="22"/>
          <w:szCs w:val="22"/>
        </w:rPr>
      </w:pPr>
      <w:r w:rsidRPr="000B3AA2">
        <w:rPr>
          <w:rFonts w:ascii="Times New Roman" w:eastAsia="Helvetica Neue" w:hAnsi="Times New Roman" w:cs="Times New Roman"/>
          <w:sz w:val="22"/>
          <w:szCs w:val="22"/>
        </w:rPr>
        <w:t xml:space="preserve">To ensure best production results, the </w:t>
      </w:r>
      <w:del w:id="117" w:author="Rachael Roueche" w:date="2017-06-09T08:29:00Z">
        <w:r w:rsidRPr="000B3AA2" w:rsidDel="0049604C">
          <w:rPr>
            <w:rFonts w:ascii="Times New Roman" w:eastAsia="Helvetica Neue" w:hAnsi="Times New Roman" w:cs="Times New Roman"/>
            <w:sz w:val="22"/>
            <w:szCs w:val="22"/>
          </w:rPr>
          <w:delText>Vets.gov</w:delText>
        </w:r>
      </w:del>
      <w:ins w:id="118"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team will require test accounts and read-only access to all production systems related to this work. </w:t>
      </w:r>
    </w:p>
    <w:p w14:paraId="430E2309" w14:textId="77777777" w:rsidR="006E4DAE" w:rsidRPr="000B3AA2" w:rsidRDefault="006E314E">
      <w:pPr>
        <w:numPr>
          <w:ilvl w:val="0"/>
          <w:numId w:val="2"/>
        </w:numPr>
        <w:ind w:hanging="360"/>
        <w:contextualSpacing/>
        <w:rPr>
          <w:rFonts w:ascii="Times New Roman" w:eastAsia="Helvetica Neue" w:hAnsi="Times New Roman" w:cs="Times New Roman"/>
          <w:sz w:val="22"/>
          <w:szCs w:val="22"/>
        </w:rPr>
      </w:pPr>
      <w:r w:rsidRPr="000B3AA2">
        <w:rPr>
          <w:rFonts w:ascii="Times New Roman" w:eastAsia="Helvetica Neue" w:hAnsi="Times New Roman" w:cs="Times New Roman"/>
          <w:sz w:val="22"/>
          <w:szCs w:val="22"/>
        </w:rPr>
        <w:t>Product team members and business owner will be required to identify all back-end system endpoints during discovery.</w:t>
      </w:r>
    </w:p>
    <w:p w14:paraId="470E459D" w14:textId="4B4B82A2" w:rsidR="006E4DAE" w:rsidRPr="000B3AA2" w:rsidRDefault="006E314E">
      <w:pPr>
        <w:numPr>
          <w:ilvl w:val="0"/>
          <w:numId w:val="2"/>
        </w:numPr>
        <w:ind w:hanging="360"/>
        <w:contextualSpacing/>
        <w:rPr>
          <w:rFonts w:ascii="Times New Roman" w:eastAsia="Helvetica Neue" w:hAnsi="Times New Roman" w:cs="Times New Roman"/>
          <w:sz w:val="22"/>
          <w:szCs w:val="22"/>
        </w:rPr>
      </w:pPr>
      <w:r w:rsidRPr="000B3AA2">
        <w:rPr>
          <w:rFonts w:ascii="Times New Roman" w:eastAsia="Helvetica Neue" w:hAnsi="Times New Roman" w:cs="Times New Roman"/>
          <w:sz w:val="22"/>
          <w:szCs w:val="22"/>
        </w:rPr>
        <w:lastRenderedPageBreak/>
        <w:t xml:space="preserve">API endpoints and request and response format (including data types and error codes) will not be changed without prior planning with the </w:t>
      </w:r>
      <w:del w:id="119" w:author="Rachael Roueche" w:date="2017-06-09T08:29:00Z">
        <w:r w:rsidRPr="000B3AA2" w:rsidDel="0049604C">
          <w:rPr>
            <w:rFonts w:ascii="Times New Roman" w:eastAsia="Helvetica Neue" w:hAnsi="Times New Roman" w:cs="Times New Roman"/>
            <w:sz w:val="22"/>
            <w:szCs w:val="22"/>
          </w:rPr>
          <w:delText>vets.gov</w:delText>
        </w:r>
      </w:del>
      <w:ins w:id="120"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team and appr</w:t>
      </w:r>
      <w:r w:rsidR="009D44FC">
        <w:rPr>
          <w:rFonts w:ascii="Times New Roman" w:eastAsia="Helvetica Neue" w:hAnsi="Times New Roman" w:cs="Times New Roman"/>
          <w:sz w:val="22"/>
          <w:szCs w:val="22"/>
        </w:rPr>
        <w:t xml:space="preserve">oval from the VA Business Owner and notifying the </w:t>
      </w:r>
      <w:del w:id="121" w:author="Rachael Roueche" w:date="2017-06-09T08:29:00Z">
        <w:r w:rsidR="009D44FC" w:rsidDel="0049604C">
          <w:rPr>
            <w:rFonts w:ascii="Times New Roman" w:eastAsia="Helvetica Neue" w:hAnsi="Times New Roman" w:cs="Times New Roman"/>
            <w:sz w:val="22"/>
            <w:szCs w:val="22"/>
          </w:rPr>
          <w:delText>vets.gov</w:delText>
        </w:r>
      </w:del>
      <w:ins w:id="122" w:author="Rachael Roueche" w:date="2017-06-09T08:29:00Z">
        <w:r w:rsidR="0049604C">
          <w:rPr>
            <w:rFonts w:ascii="Times New Roman" w:eastAsia="Helvetica Neue" w:hAnsi="Times New Roman" w:cs="Times New Roman"/>
            <w:sz w:val="22"/>
            <w:szCs w:val="22"/>
          </w:rPr>
          <w:t>Vets.gov</w:t>
        </w:r>
      </w:ins>
      <w:r w:rsidR="009D44FC">
        <w:rPr>
          <w:rFonts w:ascii="Times New Roman" w:eastAsia="Helvetica Neue" w:hAnsi="Times New Roman" w:cs="Times New Roman"/>
          <w:sz w:val="22"/>
          <w:szCs w:val="22"/>
        </w:rPr>
        <w:t xml:space="preserve"> product lead in advance.</w:t>
      </w:r>
    </w:p>
    <w:p w14:paraId="099185E2" w14:textId="2ADF573F" w:rsidR="006E4DAE" w:rsidRPr="000B3AA2" w:rsidRDefault="006E314E">
      <w:pPr>
        <w:numPr>
          <w:ilvl w:val="0"/>
          <w:numId w:val="2"/>
        </w:numPr>
        <w:ind w:hanging="360"/>
        <w:contextualSpacing/>
        <w:rPr>
          <w:rFonts w:ascii="Times New Roman" w:eastAsia="Helvetica Neue" w:hAnsi="Times New Roman" w:cs="Times New Roman"/>
          <w:sz w:val="22"/>
          <w:szCs w:val="22"/>
        </w:rPr>
      </w:pPr>
      <w:r w:rsidRPr="000B3AA2">
        <w:rPr>
          <w:rFonts w:ascii="Times New Roman" w:eastAsia="Helvetica Neue" w:hAnsi="Times New Roman" w:cs="Times New Roman"/>
          <w:sz w:val="22"/>
          <w:szCs w:val="22"/>
        </w:rPr>
        <w:t xml:space="preserve">Backend VA system changes that impact this scope of work will not be changed without prior planning with the </w:t>
      </w:r>
      <w:del w:id="123" w:author="Rachael Roueche" w:date="2017-06-09T08:29:00Z">
        <w:r w:rsidRPr="000B3AA2" w:rsidDel="0049604C">
          <w:rPr>
            <w:rFonts w:ascii="Times New Roman" w:eastAsia="Helvetica Neue" w:hAnsi="Times New Roman" w:cs="Times New Roman"/>
            <w:sz w:val="22"/>
            <w:szCs w:val="22"/>
          </w:rPr>
          <w:delText>vets.gov</w:delText>
        </w:r>
      </w:del>
      <w:ins w:id="124"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team and appro</w:t>
      </w:r>
      <w:r w:rsidR="009D44FC">
        <w:rPr>
          <w:rFonts w:ascii="Times New Roman" w:eastAsia="Helvetica Neue" w:hAnsi="Times New Roman" w:cs="Times New Roman"/>
          <w:sz w:val="22"/>
          <w:szCs w:val="22"/>
        </w:rPr>
        <w:t>val from the VA Business Owner.</w:t>
      </w:r>
      <w:r w:rsidRPr="000B3AA2">
        <w:rPr>
          <w:rFonts w:ascii="Times New Roman" w:eastAsia="Helvetica Neue" w:hAnsi="Times New Roman" w:cs="Times New Roman"/>
          <w:sz w:val="22"/>
          <w:szCs w:val="22"/>
        </w:rPr>
        <w:t> </w:t>
      </w:r>
    </w:p>
    <w:p w14:paraId="2EC9ED85" w14:textId="338F67E1" w:rsidR="006E4DAE" w:rsidRPr="000B3AA2" w:rsidRDefault="006E314E">
      <w:pPr>
        <w:numPr>
          <w:ilvl w:val="0"/>
          <w:numId w:val="2"/>
        </w:numPr>
        <w:ind w:hanging="360"/>
        <w:contextualSpacing/>
        <w:rPr>
          <w:rFonts w:ascii="Times New Roman" w:eastAsia="Helvetica Neue" w:hAnsi="Times New Roman" w:cs="Times New Roman"/>
          <w:sz w:val="22"/>
          <w:szCs w:val="22"/>
        </w:rPr>
      </w:pPr>
      <w:r w:rsidRPr="000B3AA2">
        <w:rPr>
          <w:rFonts w:ascii="Times New Roman" w:eastAsia="Helvetica Neue" w:hAnsi="Times New Roman" w:cs="Times New Roman"/>
          <w:sz w:val="22"/>
          <w:szCs w:val="22"/>
        </w:rPr>
        <w:t xml:space="preserve">Content for benefits will be aligned with overall </w:t>
      </w:r>
      <w:del w:id="125" w:author="Rachael Roueche" w:date="2017-06-09T08:29:00Z">
        <w:r w:rsidRPr="000B3AA2" w:rsidDel="0049604C">
          <w:rPr>
            <w:rFonts w:ascii="Times New Roman" w:eastAsia="Helvetica Neue" w:hAnsi="Times New Roman" w:cs="Times New Roman"/>
            <w:sz w:val="22"/>
            <w:szCs w:val="22"/>
          </w:rPr>
          <w:delText>vets.gov</w:delText>
        </w:r>
      </w:del>
      <w:ins w:id="126"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approach to content, plain language best practices, and the </w:t>
      </w:r>
      <w:del w:id="127" w:author="Rachael Roueche" w:date="2017-06-09T08:29:00Z">
        <w:r w:rsidRPr="000B3AA2" w:rsidDel="0049604C">
          <w:rPr>
            <w:rFonts w:ascii="Times New Roman" w:eastAsia="Helvetica Neue" w:hAnsi="Times New Roman" w:cs="Times New Roman"/>
            <w:sz w:val="22"/>
            <w:szCs w:val="22"/>
          </w:rPr>
          <w:delText>vets.gov</w:delText>
        </w:r>
      </w:del>
      <w:ins w:id="128"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editorial guidelines.</w:t>
      </w:r>
    </w:p>
    <w:p w14:paraId="13A9C68F" w14:textId="1F90DFBB" w:rsidR="006E4DAE" w:rsidRPr="000B3AA2" w:rsidRDefault="006E314E">
      <w:pPr>
        <w:numPr>
          <w:ilvl w:val="0"/>
          <w:numId w:val="2"/>
        </w:numPr>
        <w:ind w:hanging="360"/>
        <w:contextualSpacing/>
        <w:rPr>
          <w:rFonts w:ascii="Times New Roman" w:eastAsia="Helvetica Neue" w:hAnsi="Times New Roman" w:cs="Times New Roman"/>
          <w:sz w:val="22"/>
          <w:szCs w:val="22"/>
        </w:rPr>
      </w:pPr>
      <w:r w:rsidRPr="000B3AA2">
        <w:rPr>
          <w:rFonts w:ascii="Times New Roman" w:eastAsia="Helvetica Neue" w:hAnsi="Times New Roman" w:cs="Times New Roman"/>
          <w:sz w:val="22"/>
          <w:szCs w:val="22"/>
        </w:rPr>
        <w:t xml:space="preserve">The </w:t>
      </w:r>
      <w:del w:id="129" w:author="Rachael Roueche" w:date="2017-06-09T08:29:00Z">
        <w:r w:rsidRPr="000B3AA2" w:rsidDel="0049604C">
          <w:rPr>
            <w:rFonts w:ascii="Times New Roman" w:eastAsia="Helvetica Neue" w:hAnsi="Times New Roman" w:cs="Times New Roman"/>
            <w:sz w:val="22"/>
            <w:szCs w:val="22"/>
          </w:rPr>
          <w:delText>vets.gov</w:delText>
        </w:r>
      </w:del>
      <w:ins w:id="130"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team will not directly modify any backend VA systems.</w:t>
      </w:r>
    </w:p>
    <w:p w14:paraId="73331B1C" w14:textId="13E3DD3B" w:rsidR="006E4DAE" w:rsidRPr="000B3AA2" w:rsidRDefault="006E314E">
      <w:pPr>
        <w:numPr>
          <w:ilvl w:val="0"/>
          <w:numId w:val="2"/>
        </w:numPr>
        <w:ind w:hanging="360"/>
        <w:contextualSpacing/>
        <w:rPr>
          <w:rFonts w:ascii="Times New Roman" w:eastAsia="Helvetica Neue" w:hAnsi="Times New Roman" w:cs="Times New Roman"/>
          <w:sz w:val="22"/>
          <w:szCs w:val="22"/>
        </w:rPr>
      </w:pPr>
      <w:del w:id="131" w:author="Rachael Roueche" w:date="2017-06-09T08:29:00Z">
        <w:r w:rsidRPr="000B3AA2" w:rsidDel="0049604C">
          <w:rPr>
            <w:rFonts w:ascii="Times New Roman" w:eastAsia="Helvetica Neue" w:hAnsi="Times New Roman" w:cs="Times New Roman"/>
            <w:sz w:val="22"/>
            <w:szCs w:val="22"/>
          </w:rPr>
          <w:delText>vets.gov</w:delText>
        </w:r>
      </w:del>
      <w:ins w:id="132"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team will identify required changes to existing backend VA systems (e.g., identity integration, additional data fields in API, etc.); VA Business Owner will ensure that VA resources complete required technical and/or business work in a timely way </w:t>
      </w:r>
      <w:proofErr w:type="gramStart"/>
      <w:r w:rsidRPr="000B3AA2">
        <w:rPr>
          <w:rFonts w:ascii="Times New Roman" w:eastAsia="Helvetica Neue" w:hAnsi="Times New Roman" w:cs="Times New Roman"/>
          <w:sz w:val="22"/>
          <w:szCs w:val="22"/>
        </w:rPr>
        <w:t>in order to</w:t>
      </w:r>
      <w:proofErr w:type="gramEnd"/>
      <w:r w:rsidRPr="000B3AA2">
        <w:rPr>
          <w:rFonts w:ascii="Times New Roman" w:eastAsia="Helvetica Neue" w:hAnsi="Times New Roman" w:cs="Times New Roman"/>
          <w:sz w:val="22"/>
          <w:szCs w:val="22"/>
        </w:rPr>
        <w:t xml:space="preserve"> meet milestone schedule.</w:t>
      </w:r>
    </w:p>
    <w:p w14:paraId="518AA98C" w14:textId="27AAE12C" w:rsidR="006E4DAE" w:rsidRPr="000B3AA2" w:rsidRDefault="009D44FC">
      <w:pPr>
        <w:numPr>
          <w:ilvl w:val="0"/>
          <w:numId w:val="2"/>
        </w:numPr>
        <w:ind w:hanging="360"/>
        <w:contextualSpacing/>
        <w:rPr>
          <w:rFonts w:ascii="Times New Roman" w:eastAsia="Helvetica Neue" w:hAnsi="Times New Roman" w:cs="Times New Roman"/>
          <w:sz w:val="22"/>
          <w:szCs w:val="22"/>
        </w:rPr>
      </w:pPr>
      <w:bookmarkStart w:id="133" w:name="_2s8eyo1" w:colFirst="0" w:colLast="0"/>
      <w:bookmarkEnd w:id="133"/>
      <w:r>
        <w:rPr>
          <w:rFonts w:ascii="Times New Roman" w:eastAsia="Helvetica Neue" w:hAnsi="Times New Roman" w:cs="Times New Roman"/>
          <w:sz w:val="22"/>
          <w:szCs w:val="22"/>
        </w:rPr>
        <w:t>The VA Business Owner</w:t>
      </w:r>
      <w:r w:rsidR="006D3BD8">
        <w:rPr>
          <w:rFonts w:ascii="Times New Roman" w:eastAsia="Helvetica Neue" w:hAnsi="Times New Roman" w:cs="Times New Roman"/>
          <w:sz w:val="22"/>
          <w:szCs w:val="22"/>
        </w:rPr>
        <w:t xml:space="preserve"> and SMEs</w:t>
      </w:r>
      <w:r>
        <w:rPr>
          <w:rFonts w:ascii="Times New Roman" w:eastAsia="Helvetica Neue" w:hAnsi="Times New Roman" w:cs="Times New Roman"/>
          <w:sz w:val="22"/>
          <w:szCs w:val="22"/>
        </w:rPr>
        <w:t xml:space="preserve"> will assist with gathering</w:t>
      </w:r>
      <w:r w:rsidR="006D3BD8">
        <w:rPr>
          <w:rFonts w:ascii="Times New Roman" w:eastAsia="Helvetica Neue" w:hAnsi="Times New Roman" w:cs="Times New Roman"/>
          <w:sz w:val="22"/>
          <w:szCs w:val="22"/>
        </w:rPr>
        <w:t xml:space="preserve"> / providing </w:t>
      </w:r>
      <w:del w:id="134" w:author="Rachael Roueche" w:date="2017-06-09T08:29:00Z">
        <w:r w:rsidR="006D3BD8" w:rsidDel="0049604C">
          <w:rPr>
            <w:rFonts w:ascii="Times New Roman" w:eastAsia="Helvetica Neue" w:hAnsi="Times New Roman" w:cs="Times New Roman"/>
            <w:sz w:val="22"/>
            <w:szCs w:val="22"/>
          </w:rPr>
          <w:delText>vets.gov</w:delText>
        </w:r>
      </w:del>
      <w:ins w:id="135" w:author="Rachael Roueche" w:date="2017-06-09T08:29:00Z">
        <w:r w:rsidR="0049604C">
          <w:rPr>
            <w:rFonts w:ascii="Times New Roman" w:eastAsia="Helvetica Neue" w:hAnsi="Times New Roman" w:cs="Times New Roman"/>
            <w:sz w:val="22"/>
            <w:szCs w:val="22"/>
          </w:rPr>
          <w:t>Vets.gov</w:t>
        </w:r>
      </w:ins>
      <w:r w:rsidR="006D3BD8">
        <w:rPr>
          <w:rFonts w:ascii="Times New Roman" w:eastAsia="Helvetica Neue" w:hAnsi="Times New Roman" w:cs="Times New Roman"/>
          <w:sz w:val="22"/>
          <w:szCs w:val="22"/>
        </w:rPr>
        <w:t xml:space="preserve"> team with</w:t>
      </w:r>
      <w:r>
        <w:rPr>
          <w:rFonts w:ascii="Times New Roman" w:eastAsia="Helvetica Neue" w:hAnsi="Times New Roman" w:cs="Times New Roman"/>
          <w:sz w:val="22"/>
          <w:szCs w:val="22"/>
        </w:rPr>
        <w:t xml:space="preserve"> baseline performance data </w:t>
      </w:r>
      <w:proofErr w:type="gramStart"/>
      <w:r>
        <w:rPr>
          <w:rFonts w:ascii="Times New Roman" w:eastAsia="Helvetica Neue" w:hAnsi="Times New Roman" w:cs="Times New Roman"/>
          <w:sz w:val="22"/>
          <w:szCs w:val="22"/>
        </w:rPr>
        <w:t>in order to</w:t>
      </w:r>
      <w:proofErr w:type="gramEnd"/>
      <w:r>
        <w:rPr>
          <w:rFonts w:ascii="Times New Roman" w:eastAsia="Helvetica Neue" w:hAnsi="Times New Roman" w:cs="Times New Roman"/>
          <w:sz w:val="22"/>
          <w:szCs w:val="22"/>
        </w:rPr>
        <w:t xml:space="preserve"> compare before and after Veteran experience and improvements with this product.</w:t>
      </w:r>
    </w:p>
    <w:p w14:paraId="50F4AEB9" w14:textId="618D2C6D" w:rsidR="006E4DAE" w:rsidRPr="000B3AA2" w:rsidRDefault="006E314E">
      <w:pPr>
        <w:pStyle w:val="Heading1"/>
        <w:numPr>
          <w:ilvl w:val="0"/>
          <w:numId w:val="11"/>
        </w:numPr>
        <w:ind w:left="450" w:hanging="431"/>
        <w:rPr>
          <w:rFonts w:ascii="Times New Roman" w:eastAsia="Helvetica Neue" w:hAnsi="Times New Roman" w:cs="Times New Roman"/>
        </w:rPr>
      </w:pPr>
      <w:bookmarkStart w:id="136" w:name="_17dp8vu" w:colFirst="0" w:colLast="0"/>
      <w:bookmarkStart w:id="137" w:name="_Toc358289228"/>
      <w:bookmarkEnd w:id="136"/>
      <w:del w:id="138" w:author="Rachael Roueche" w:date="2017-06-09T08:29:00Z">
        <w:r w:rsidRPr="000B3AA2" w:rsidDel="0049604C">
          <w:rPr>
            <w:rFonts w:ascii="Times New Roman" w:eastAsia="Helvetica Neue" w:hAnsi="Times New Roman" w:cs="Times New Roman"/>
          </w:rPr>
          <w:delText>Vets.gov</w:delText>
        </w:r>
      </w:del>
      <w:ins w:id="139" w:author="Rachael Roueche" w:date="2017-06-09T08:29:00Z">
        <w:r w:rsidR="0049604C">
          <w:rPr>
            <w:rFonts w:ascii="Times New Roman" w:eastAsia="Helvetica Neue" w:hAnsi="Times New Roman" w:cs="Times New Roman"/>
          </w:rPr>
          <w:t>Vets.gov</w:t>
        </w:r>
      </w:ins>
      <w:r w:rsidRPr="000B3AA2">
        <w:rPr>
          <w:rFonts w:ascii="Times New Roman" w:eastAsia="Helvetica Neue" w:hAnsi="Times New Roman" w:cs="Times New Roman"/>
        </w:rPr>
        <w:t xml:space="preserve"> Product Methodology</w:t>
      </w:r>
      <w:bookmarkEnd w:id="137"/>
      <w:r w:rsidRPr="000B3AA2">
        <w:rPr>
          <w:rFonts w:ascii="Times New Roman" w:eastAsia="Helvetica Neue" w:hAnsi="Times New Roman" w:cs="Times New Roman"/>
        </w:rPr>
        <w:t xml:space="preserve"> </w:t>
      </w:r>
    </w:p>
    <w:p w14:paraId="55DFE0B9" w14:textId="2AC85B16" w:rsidR="006E4DAE" w:rsidRPr="000B3AA2" w:rsidRDefault="006E314E">
      <w:pPr>
        <w:rPr>
          <w:rFonts w:ascii="Times New Roman" w:hAnsi="Times New Roman" w:cs="Times New Roman"/>
        </w:rPr>
      </w:pPr>
      <w:r w:rsidRPr="000B3AA2">
        <w:rPr>
          <w:rFonts w:ascii="Times New Roman" w:eastAsia="Helvetica Neue" w:hAnsi="Times New Roman" w:cs="Times New Roman"/>
          <w:sz w:val="22"/>
          <w:szCs w:val="22"/>
        </w:rPr>
        <w:t xml:space="preserve">Please refer to the </w:t>
      </w:r>
      <w:del w:id="140" w:author="Rachael Roueche" w:date="2017-06-09T08:29:00Z">
        <w:r w:rsidRPr="000B3AA2" w:rsidDel="0049604C">
          <w:rPr>
            <w:rFonts w:ascii="Times New Roman" w:eastAsia="Helvetica Neue" w:hAnsi="Times New Roman" w:cs="Times New Roman"/>
            <w:sz w:val="22"/>
            <w:szCs w:val="22"/>
          </w:rPr>
          <w:delText>vets.gov</w:delText>
        </w:r>
      </w:del>
      <w:ins w:id="141"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playbook (</w:t>
      </w:r>
      <w:ins w:id="142" w:author="Rachael Roueche" w:date="2017-06-09T08:37:00Z">
        <w:r w:rsidR="005D5F3B">
          <w:rPr>
            <w:rFonts w:ascii="Times New Roman" w:eastAsia="Helvetica Neue" w:hAnsi="Times New Roman" w:cs="Times New Roman"/>
            <w:color w:val="0563C1"/>
            <w:sz w:val="22"/>
            <w:szCs w:val="22"/>
            <w:u w:val="single"/>
          </w:rPr>
          <w:fldChar w:fldCharType="begin"/>
        </w:r>
        <w:r w:rsidR="005D5F3B">
          <w:rPr>
            <w:rFonts w:ascii="Times New Roman" w:eastAsia="Helvetica Neue" w:hAnsi="Times New Roman" w:cs="Times New Roman"/>
            <w:color w:val="0563C1"/>
            <w:sz w:val="22"/>
            <w:szCs w:val="22"/>
            <w:u w:val="single"/>
          </w:rPr>
          <w:instrText xml:space="preserve"> HYPERLINK "</w:instrText>
        </w:r>
      </w:ins>
      <w:r w:rsidR="005D5F3B" w:rsidRPr="000B3AA2">
        <w:rPr>
          <w:rFonts w:ascii="Times New Roman" w:eastAsia="Helvetica Neue" w:hAnsi="Times New Roman" w:cs="Times New Roman"/>
          <w:color w:val="0563C1"/>
          <w:sz w:val="22"/>
          <w:szCs w:val="22"/>
          <w:u w:val="single"/>
        </w:rPr>
        <w:instrText>https://www.</w:instrText>
      </w:r>
      <w:ins w:id="143" w:author="Rachael Roueche" w:date="2017-06-09T08:29:00Z">
        <w:r w:rsidR="005D5F3B">
          <w:rPr>
            <w:rFonts w:ascii="Times New Roman" w:eastAsia="Helvetica Neue" w:hAnsi="Times New Roman" w:cs="Times New Roman"/>
            <w:color w:val="0563C1"/>
            <w:sz w:val="22"/>
            <w:szCs w:val="22"/>
            <w:u w:val="single"/>
          </w:rPr>
          <w:instrText>vets.gov</w:instrText>
        </w:r>
      </w:ins>
      <w:r w:rsidR="005D5F3B" w:rsidRPr="000B3AA2">
        <w:rPr>
          <w:rFonts w:ascii="Times New Roman" w:eastAsia="Helvetica Neue" w:hAnsi="Times New Roman" w:cs="Times New Roman"/>
          <w:color w:val="0563C1"/>
          <w:sz w:val="22"/>
          <w:szCs w:val="22"/>
          <w:u w:val="single"/>
        </w:rPr>
        <w:instrText>/playbook/</w:instrText>
      </w:r>
      <w:ins w:id="144" w:author="Rachael Roueche" w:date="2017-06-09T08:37:00Z">
        <w:r w:rsidR="005D5F3B">
          <w:rPr>
            <w:rFonts w:ascii="Times New Roman" w:eastAsia="Helvetica Neue" w:hAnsi="Times New Roman" w:cs="Times New Roman"/>
            <w:color w:val="0563C1"/>
            <w:sz w:val="22"/>
            <w:szCs w:val="22"/>
            <w:u w:val="single"/>
          </w:rPr>
          <w:instrText xml:space="preserve">" </w:instrText>
        </w:r>
        <w:r w:rsidR="005D5F3B">
          <w:rPr>
            <w:rFonts w:ascii="Times New Roman" w:eastAsia="Helvetica Neue" w:hAnsi="Times New Roman" w:cs="Times New Roman"/>
            <w:color w:val="0563C1"/>
            <w:sz w:val="22"/>
            <w:szCs w:val="22"/>
            <w:u w:val="single"/>
          </w:rPr>
          <w:fldChar w:fldCharType="separate"/>
        </w:r>
      </w:ins>
      <w:r w:rsidR="005D5F3B" w:rsidRPr="004F7EF3">
        <w:rPr>
          <w:rStyle w:val="Hyperlink"/>
          <w:rFonts w:ascii="Times New Roman" w:eastAsia="Helvetica Neue" w:hAnsi="Times New Roman" w:cs="Times New Roman"/>
          <w:sz w:val="22"/>
          <w:szCs w:val="22"/>
        </w:rPr>
        <w:t>https://www.</w:t>
      </w:r>
      <w:del w:id="145" w:author="Rachael Roueche" w:date="2017-06-09T08:29:00Z">
        <w:r w:rsidR="005D5F3B" w:rsidRPr="004F7EF3" w:rsidDel="0049604C">
          <w:rPr>
            <w:rStyle w:val="Hyperlink"/>
            <w:rFonts w:ascii="Times New Roman" w:eastAsia="Helvetica Neue" w:hAnsi="Times New Roman" w:cs="Times New Roman"/>
            <w:sz w:val="22"/>
            <w:szCs w:val="22"/>
          </w:rPr>
          <w:delText>vets.gov</w:delText>
        </w:r>
      </w:del>
      <w:ins w:id="146" w:author="Rachael Roueche" w:date="2017-06-09T08:29:00Z">
        <w:r w:rsidR="005D5F3B" w:rsidRPr="004F7EF3">
          <w:rPr>
            <w:rStyle w:val="Hyperlink"/>
            <w:rFonts w:ascii="Times New Roman" w:eastAsia="Helvetica Neue" w:hAnsi="Times New Roman" w:cs="Times New Roman"/>
            <w:sz w:val="22"/>
            <w:szCs w:val="22"/>
          </w:rPr>
          <w:t>ve</w:t>
        </w:r>
        <w:r w:rsidR="005D5F3B" w:rsidRPr="004F7EF3">
          <w:rPr>
            <w:rStyle w:val="Hyperlink"/>
            <w:rFonts w:ascii="Times New Roman" w:eastAsia="Helvetica Neue" w:hAnsi="Times New Roman" w:cs="Times New Roman"/>
            <w:sz w:val="22"/>
            <w:szCs w:val="22"/>
          </w:rPr>
          <w:t>ts.gov</w:t>
        </w:r>
      </w:ins>
      <w:r w:rsidR="005D5F3B" w:rsidRPr="004F7EF3">
        <w:rPr>
          <w:rStyle w:val="Hyperlink"/>
          <w:rFonts w:ascii="Times New Roman" w:eastAsia="Helvetica Neue" w:hAnsi="Times New Roman" w:cs="Times New Roman"/>
          <w:sz w:val="22"/>
          <w:szCs w:val="22"/>
        </w:rPr>
        <w:t>/playbook/</w:t>
      </w:r>
      <w:ins w:id="147" w:author="Rachael Roueche" w:date="2017-06-09T08:37:00Z">
        <w:r w:rsidR="005D5F3B">
          <w:rPr>
            <w:rFonts w:ascii="Times New Roman" w:eastAsia="Helvetica Neue" w:hAnsi="Times New Roman" w:cs="Times New Roman"/>
            <w:color w:val="0563C1"/>
            <w:sz w:val="22"/>
            <w:szCs w:val="22"/>
            <w:u w:val="single"/>
          </w:rPr>
          <w:fldChar w:fldCharType="end"/>
        </w:r>
      </w:ins>
      <w:r w:rsidRPr="000B3AA2">
        <w:rPr>
          <w:rFonts w:ascii="Times New Roman" w:eastAsia="Helvetica Neue" w:hAnsi="Times New Roman" w:cs="Times New Roman"/>
          <w:sz w:val="22"/>
          <w:szCs w:val="22"/>
        </w:rPr>
        <w:t xml:space="preserve"> ) that defines the product methodology, outputs, and roles in further detail. Relevant content will be reviewed and migrated per the editorial guidelines in the playbook (</w:t>
      </w:r>
      <w:bookmarkStart w:id="148" w:name="_GoBack"/>
      <w:bookmarkEnd w:id="148"/>
      <w:ins w:id="149" w:author="Rachael Roueche" w:date="2017-06-09T08:37:00Z">
        <w:r w:rsidR="005D5F3B">
          <w:rPr>
            <w:rFonts w:ascii="Times New Roman" w:eastAsia="Helvetica Neue" w:hAnsi="Times New Roman" w:cs="Times New Roman"/>
            <w:color w:val="0563C1"/>
            <w:sz w:val="22"/>
            <w:szCs w:val="22"/>
            <w:u w:val="single"/>
          </w:rPr>
          <w:fldChar w:fldCharType="begin"/>
        </w:r>
        <w:r w:rsidR="005D5F3B">
          <w:rPr>
            <w:rFonts w:ascii="Times New Roman" w:eastAsia="Helvetica Neue" w:hAnsi="Times New Roman" w:cs="Times New Roman"/>
            <w:color w:val="0563C1"/>
            <w:sz w:val="22"/>
            <w:szCs w:val="22"/>
            <w:u w:val="single"/>
          </w:rPr>
          <w:instrText xml:space="preserve"> HYPERLINK "</w:instrText>
        </w:r>
      </w:ins>
      <w:r w:rsidR="005D5F3B" w:rsidRPr="000B3AA2">
        <w:rPr>
          <w:rFonts w:ascii="Times New Roman" w:eastAsia="Helvetica Neue" w:hAnsi="Times New Roman" w:cs="Times New Roman"/>
          <w:color w:val="0563C1"/>
          <w:sz w:val="22"/>
          <w:szCs w:val="22"/>
          <w:u w:val="single"/>
        </w:rPr>
        <w:instrText>https://www.</w:instrText>
      </w:r>
      <w:ins w:id="150" w:author="Rachael Roueche" w:date="2017-06-09T08:29:00Z">
        <w:r w:rsidR="005D5F3B">
          <w:rPr>
            <w:rFonts w:ascii="Times New Roman" w:eastAsia="Helvetica Neue" w:hAnsi="Times New Roman" w:cs="Times New Roman"/>
            <w:color w:val="0563C1"/>
            <w:sz w:val="22"/>
            <w:szCs w:val="22"/>
            <w:u w:val="single"/>
          </w:rPr>
          <w:instrText>vets.gov</w:instrText>
        </w:r>
      </w:ins>
      <w:r w:rsidR="005D5F3B" w:rsidRPr="000B3AA2">
        <w:rPr>
          <w:rFonts w:ascii="Times New Roman" w:eastAsia="Helvetica Neue" w:hAnsi="Times New Roman" w:cs="Times New Roman"/>
          <w:color w:val="0563C1"/>
          <w:sz w:val="22"/>
          <w:szCs w:val="22"/>
          <w:u w:val="single"/>
        </w:rPr>
        <w:instrText>/playbook/editorial/</w:instrText>
      </w:r>
      <w:ins w:id="151" w:author="Rachael Roueche" w:date="2017-06-09T08:37:00Z">
        <w:r w:rsidR="005D5F3B">
          <w:rPr>
            <w:rFonts w:ascii="Times New Roman" w:eastAsia="Helvetica Neue" w:hAnsi="Times New Roman" w:cs="Times New Roman"/>
            <w:color w:val="0563C1"/>
            <w:sz w:val="22"/>
            <w:szCs w:val="22"/>
            <w:u w:val="single"/>
          </w:rPr>
          <w:instrText xml:space="preserve">" </w:instrText>
        </w:r>
        <w:r w:rsidR="005D5F3B">
          <w:rPr>
            <w:rFonts w:ascii="Times New Roman" w:eastAsia="Helvetica Neue" w:hAnsi="Times New Roman" w:cs="Times New Roman"/>
            <w:color w:val="0563C1"/>
            <w:sz w:val="22"/>
            <w:szCs w:val="22"/>
            <w:u w:val="single"/>
          </w:rPr>
          <w:fldChar w:fldCharType="separate"/>
        </w:r>
      </w:ins>
      <w:r w:rsidR="005D5F3B" w:rsidRPr="004F7EF3">
        <w:rPr>
          <w:rStyle w:val="Hyperlink"/>
          <w:rFonts w:ascii="Times New Roman" w:eastAsia="Helvetica Neue" w:hAnsi="Times New Roman" w:cs="Times New Roman"/>
          <w:sz w:val="22"/>
          <w:szCs w:val="22"/>
        </w:rPr>
        <w:t>https://www.</w:t>
      </w:r>
      <w:del w:id="152" w:author="Rachael Roueche" w:date="2017-06-09T08:29:00Z">
        <w:r w:rsidR="005D5F3B" w:rsidRPr="004F7EF3" w:rsidDel="0049604C">
          <w:rPr>
            <w:rStyle w:val="Hyperlink"/>
            <w:rFonts w:ascii="Times New Roman" w:eastAsia="Helvetica Neue" w:hAnsi="Times New Roman" w:cs="Times New Roman"/>
            <w:sz w:val="22"/>
            <w:szCs w:val="22"/>
          </w:rPr>
          <w:delText>vets.gov</w:delText>
        </w:r>
      </w:del>
      <w:ins w:id="153" w:author="Rachael Roueche" w:date="2017-06-09T08:29:00Z">
        <w:r w:rsidR="005D5F3B" w:rsidRPr="004F7EF3">
          <w:rPr>
            <w:rStyle w:val="Hyperlink"/>
            <w:rFonts w:ascii="Times New Roman" w:eastAsia="Helvetica Neue" w:hAnsi="Times New Roman" w:cs="Times New Roman"/>
            <w:sz w:val="22"/>
            <w:szCs w:val="22"/>
          </w:rPr>
          <w:t>vets.gov</w:t>
        </w:r>
      </w:ins>
      <w:r w:rsidR="005D5F3B" w:rsidRPr="004F7EF3">
        <w:rPr>
          <w:rStyle w:val="Hyperlink"/>
          <w:rFonts w:ascii="Times New Roman" w:eastAsia="Helvetica Neue" w:hAnsi="Times New Roman" w:cs="Times New Roman"/>
          <w:sz w:val="22"/>
          <w:szCs w:val="22"/>
        </w:rPr>
        <w:t>/playbook/editorial/</w:t>
      </w:r>
      <w:ins w:id="154" w:author="Rachael Roueche" w:date="2017-06-09T08:37:00Z">
        <w:r w:rsidR="005D5F3B">
          <w:rPr>
            <w:rFonts w:ascii="Times New Roman" w:eastAsia="Helvetica Neue" w:hAnsi="Times New Roman" w:cs="Times New Roman"/>
            <w:color w:val="0563C1"/>
            <w:sz w:val="22"/>
            <w:szCs w:val="22"/>
            <w:u w:val="single"/>
          </w:rPr>
          <w:fldChar w:fldCharType="end"/>
        </w:r>
      </w:ins>
      <w:r w:rsidRPr="000B3AA2">
        <w:rPr>
          <w:rFonts w:ascii="Times New Roman" w:eastAsia="Helvetica Neue" w:hAnsi="Times New Roman" w:cs="Times New Roman"/>
          <w:sz w:val="22"/>
          <w:szCs w:val="22"/>
        </w:rPr>
        <w:t xml:space="preserve"> ). All </w:t>
      </w:r>
      <w:del w:id="155" w:author="Rachael Roueche" w:date="2017-06-09T08:29:00Z">
        <w:r w:rsidRPr="000B3AA2" w:rsidDel="0049604C">
          <w:rPr>
            <w:rFonts w:ascii="Times New Roman" w:eastAsia="Helvetica Neue" w:hAnsi="Times New Roman" w:cs="Times New Roman"/>
            <w:sz w:val="22"/>
            <w:szCs w:val="22"/>
          </w:rPr>
          <w:delText>vets.gov</w:delText>
        </w:r>
      </w:del>
      <w:ins w:id="156"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products will adhere to the standards and processes defined in the playbook.  </w:t>
      </w:r>
    </w:p>
    <w:p w14:paraId="08BCFA2B" w14:textId="77777777" w:rsidR="006E4DAE" w:rsidRPr="000B3AA2" w:rsidRDefault="006E4DAE">
      <w:pPr>
        <w:rPr>
          <w:rFonts w:ascii="Times New Roman" w:hAnsi="Times New Roman" w:cs="Times New Roman"/>
        </w:rPr>
      </w:pPr>
    </w:p>
    <w:sectPr w:rsidR="006E4DAE" w:rsidRPr="000B3AA2">
      <w:footerReference w:type="default" r:id="rId13"/>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0" w:author="Rachael Roueche" w:date="2017-06-09T08:24:00Z" w:initials="RR">
    <w:p w14:paraId="18818C62" w14:textId="3031FC34" w:rsidR="00B10AED" w:rsidRDefault="00B10AED">
      <w:pPr>
        <w:pStyle w:val="CommentText"/>
      </w:pPr>
      <w:r>
        <w:rPr>
          <w:rStyle w:val="CommentReference"/>
        </w:rPr>
        <w:annotationRef/>
      </w:r>
      <w:r>
        <w:t>Delete? Or finish sentence</w:t>
      </w:r>
    </w:p>
  </w:comment>
  <w:comment w:id="76" w:author="Department of Veterans Affairs vaipmacteam" w:date="2017-06-07T15:26:00Z" w:initials="Dv">
    <w:p w14:paraId="64B5BCF0" w14:textId="1CD39D92" w:rsidR="004C7F72" w:rsidRDefault="004C7F72">
      <w:pPr>
        <w:pStyle w:val="CommentText"/>
      </w:pPr>
      <w:r>
        <w:rPr>
          <w:rStyle w:val="CommentReference"/>
        </w:rPr>
        <w:annotationRef/>
      </w:r>
      <w:r>
        <w:t>Did you give EVSS a due date?</w:t>
      </w:r>
    </w:p>
  </w:comment>
  <w:comment w:id="77" w:author="Rachael Roueche" w:date="2017-06-09T08:27:00Z" w:initials="RR">
    <w:p w14:paraId="4FFC5128" w14:textId="77777777" w:rsidR="00B10AED" w:rsidRDefault="00B10AED">
      <w:pPr>
        <w:pStyle w:val="CommentText"/>
      </w:pPr>
      <w:r>
        <w:rPr>
          <w:rStyle w:val="CommentReference"/>
        </w:rPr>
        <w:annotationRef/>
      </w:r>
      <w:r>
        <w:t>Their work for Benefits Summary and COE will be completed in production around 7/14 – which is why we want to do a phased launch. Launch Phase 1 by 6/30, then add 3 more letters to the page and launch Phase 2 7/14.</w:t>
      </w:r>
    </w:p>
    <w:p w14:paraId="3768C784" w14:textId="4A9BA456" w:rsidR="00B10AED" w:rsidRDefault="00B10AED">
      <w:pPr>
        <w:pStyle w:val="CommentText"/>
      </w:pPr>
    </w:p>
  </w:comment>
  <w:comment w:id="78" w:author="Rachael Roueche" w:date="2017-06-09T08:28:00Z" w:initials="RR">
    <w:p w14:paraId="1DC2442D" w14:textId="40BE2141" w:rsidR="00B10AED" w:rsidRDefault="00B10AED">
      <w:pPr>
        <w:pStyle w:val="CommentText"/>
      </w:pPr>
      <w:r>
        <w:rPr>
          <w:rStyle w:val="CommentReference"/>
        </w:rPr>
        <w:annotationRef/>
      </w:r>
    </w:p>
  </w:comment>
  <w:comment w:id="107" w:author="Rachael Roueche" w:date="2017-06-09T08:31:00Z" w:initials="RR">
    <w:p w14:paraId="1546BA86" w14:textId="312DB493" w:rsidR="0049604C" w:rsidRDefault="0049604C">
      <w:pPr>
        <w:pStyle w:val="CommentText"/>
      </w:pPr>
      <w:r>
        <w:rPr>
          <w:rStyle w:val="CommentReference"/>
        </w:rPr>
        <w:annotationRef/>
      </w:r>
      <w:r>
        <w:t>Not sure what this means?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818C62" w15:done="0"/>
  <w15:commentEx w15:paraId="64B5BCF0" w15:done="0"/>
  <w15:commentEx w15:paraId="3768C784" w15:paraIdParent="64B5BCF0" w15:done="0"/>
  <w15:commentEx w15:paraId="1DC2442D" w15:paraIdParent="64B5BCF0" w15:done="0"/>
  <w15:commentEx w15:paraId="1546BA8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9E22C1" w14:textId="77777777" w:rsidR="00FF3F16" w:rsidRDefault="00FF3F16">
      <w:r>
        <w:separator/>
      </w:r>
    </w:p>
  </w:endnote>
  <w:endnote w:type="continuationSeparator" w:id="0">
    <w:p w14:paraId="61E5C122" w14:textId="77777777" w:rsidR="00FF3F16" w:rsidRDefault="00FF3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F642F" w14:textId="77777777" w:rsidR="004C7F72" w:rsidRDefault="004C7F72">
    <w:pPr>
      <w:tabs>
        <w:tab w:val="center" w:pos="4320"/>
        <w:tab w:val="right" w:pos="8640"/>
      </w:tabs>
      <w:jc w:val="right"/>
    </w:pPr>
    <w:r>
      <w:fldChar w:fldCharType="begin"/>
    </w:r>
    <w:r>
      <w:instrText>PAGE</w:instrText>
    </w:r>
    <w:r>
      <w:fldChar w:fldCharType="separate"/>
    </w:r>
    <w:r w:rsidR="005D5F3B">
      <w:rPr>
        <w:noProof/>
      </w:rPr>
      <w:t>9</w:t>
    </w:r>
    <w:r>
      <w:fldChar w:fldCharType="end"/>
    </w:r>
  </w:p>
  <w:p w14:paraId="67B332D8" w14:textId="4801D85B" w:rsidR="004C7F72" w:rsidRDefault="004C7F72">
    <w:pPr>
      <w:tabs>
        <w:tab w:val="center" w:pos="4320"/>
        <w:tab w:val="right" w:pos="8640"/>
      </w:tabs>
      <w:spacing w:after="720"/>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769076" w14:textId="77777777" w:rsidR="00FF3F16" w:rsidRDefault="00FF3F16">
      <w:r>
        <w:separator/>
      </w:r>
    </w:p>
  </w:footnote>
  <w:footnote w:type="continuationSeparator" w:id="0">
    <w:p w14:paraId="33799404" w14:textId="77777777" w:rsidR="00FF3F16" w:rsidRDefault="00FF3F1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35715"/>
    <w:multiLevelType w:val="hybridMultilevel"/>
    <w:tmpl w:val="090675F0"/>
    <w:lvl w:ilvl="0" w:tplc="09E4F438">
      <w:start w:val="1"/>
      <w:numFmt w:val="bullet"/>
      <w:lvlText w:val=""/>
      <w:lvlJc w:val="left"/>
      <w:pPr>
        <w:tabs>
          <w:tab w:val="num" w:pos="720"/>
        </w:tabs>
        <w:ind w:left="720" w:hanging="360"/>
      </w:pPr>
      <w:rPr>
        <w:rFonts w:ascii="Wingdings" w:hAnsi="Wingdings" w:hint="default"/>
      </w:rPr>
    </w:lvl>
    <w:lvl w:ilvl="1" w:tplc="99166D60" w:tentative="1">
      <w:start w:val="1"/>
      <w:numFmt w:val="bullet"/>
      <w:lvlText w:val=""/>
      <w:lvlJc w:val="left"/>
      <w:pPr>
        <w:tabs>
          <w:tab w:val="num" w:pos="1440"/>
        </w:tabs>
        <w:ind w:left="1440" w:hanging="360"/>
      </w:pPr>
      <w:rPr>
        <w:rFonts w:ascii="Wingdings" w:hAnsi="Wingdings" w:hint="default"/>
      </w:rPr>
    </w:lvl>
    <w:lvl w:ilvl="2" w:tplc="82768B22" w:tentative="1">
      <w:start w:val="1"/>
      <w:numFmt w:val="bullet"/>
      <w:lvlText w:val=""/>
      <w:lvlJc w:val="left"/>
      <w:pPr>
        <w:tabs>
          <w:tab w:val="num" w:pos="2160"/>
        </w:tabs>
        <w:ind w:left="2160" w:hanging="360"/>
      </w:pPr>
      <w:rPr>
        <w:rFonts w:ascii="Wingdings" w:hAnsi="Wingdings" w:hint="default"/>
      </w:rPr>
    </w:lvl>
    <w:lvl w:ilvl="3" w:tplc="21E8222E" w:tentative="1">
      <w:start w:val="1"/>
      <w:numFmt w:val="bullet"/>
      <w:lvlText w:val=""/>
      <w:lvlJc w:val="left"/>
      <w:pPr>
        <w:tabs>
          <w:tab w:val="num" w:pos="2880"/>
        </w:tabs>
        <w:ind w:left="2880" w:hanging="360"/>
      </w:pPr>
      <w:rPr>
        <w:rFonts w:ascii="Wingdings" w:hAnsi="Wingdings" w:hint="default"/>
      </w:rPr>
    </w:lvl>
    <w:lvl w:ilvl="4" w:tplc="9C607C40" w:tentative="1">
      <w:start w:val="1"/>
      <w:numFmt w:val="bullet"/>
      <w:lvlText w:val=""/>
      <w:lvlJc w:val="left"/>
      <w:pPr>
        <w:tabs>
          <w:tab w:val="num" w:pos="3600"/>
        </w:tabs>
        <w:ind w:left="3600" w:hanging="360"/>
      </w:pPr>
      <w:rPr>
        <w:rFonts w:ascii="Wingdings" w:hAnsi="Wingdings" w:hint="default"/>
      </w:rPr>
    </w:lvl>
    <w:lvl w:ilvl="5" w:tplc="03DC90F2" w:tentative="1">
      <w:start w:val="1"/>
      <w:numFmt w:val="bullet"/>
      <w:lvlText w:val=""/>
      <w:lvlJc w:val="left"/>
      <w:pPr>
        <w:tabs>
          <w:tab w:val="num" w:pos="4320"/>
        </w:tabs>
        <w:ind w:left="4320" w:hanging="360"/>
      </w:pPr>
      <w:rPr>
        <w:rFonts w:ascii="Wingdings" w:hAnsi="Wingdings" w:hint="default"/>
      </w:rPr>
    </w:lvl>
    <w:lvl w:ilvl="6" w:tplc="216CA93A" w:tentative="1">
      <w:start w:val="1"/>
      <w:numFmt w:val="bullet"/>
      <w:lvlText w:val=""/>
      <w:lvlJc w:val="left"/>
      <w:pPr>
        <w:tabs>
          <w:tab w:val="num" w:pos="5040"/>
        </w:tabs>
        <w:ind w:left="5040" w:hanging="360"/>
      </w:pPr>
      <w:rPr>
        <w:rFonts w:ascii="Wingdings" w:hAnsi="Wingdings" w:hint="default"/>
      </w:rPr>
    </w:lvl>
    <w:lvl w:ilvl="7" w:tplc="89564C14" w:tentative="1">
      <w:start w:val="1"/>
      <w:numFmt w:val="bullet"/>
      <w:lvlText w:val=""/>
      <w:lvlJc w:val="left"/>
      <w:pPr>
        <w:tabs>
          <w:tab w:val="num" w:pos="5760"/>
        </w:tabs>
        <w:ind w:left="5760" w:hanging="360"/>
      </w:pPr>
      <w:rPr>
        <w:rFonts w:ascii="Wingdings" w:hAnsi="Wingdings" w:hint="default"/>
      </w:rPr>
    </w:lvl>
    <w:lvl w:ilvl="8" w:tplc="EA72B492" w:tentative="1">
      <w:start w:val="1"/>
      <w:numFmt w:val="bullet"/>
      <w:lvlText w:val=""/>
      <w:lvlJc w:val="left"/>
      <w:pPr>
        <w:tabs>
          <w:tab w:val="num" w:pos="6480"/>
        </w:tabs>
        <w:ind w:left="6480" w:hanging="360"/>
      </w:pPr>
      <w:rPr>
        <w:rFonts w:ascii="Wingdings" w:hAnsi="Wingdings" w:hint="default"/>
      </w:rPr>
    </w:lvl>
  </w:abstractNum>
  <w:abstractNum w:abstractNumId="1">
    <w:nsid w:val="120C15AF"/>
    <w:multiLevelType w:val="hybridMultilevel"/>
    <w:tmpl w:val="28B40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6D35A1A"/>
    <w:multiLevelType w:val="multilevel"/>
    <w:tmpl w:val="D368B71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28225E31"/>
    <w:multiLevelType w:val="multilevel"/>
    <w:tmpl w:val="B49EA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102362"/>
    <w:multiLevelType w:val="multilevel"/>
    <w:tmpl w:val="5A109A5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310D6D51"/>
    <w:multiLevelType w:val="multilevel"/>
    <w:tmpl w:val="042C4D4A"/>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6">
    <w:nsid w:val="357163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5A53194"/>
    <w:multiLevelType w:val="multilevel"/>
    <w:tmpl w:val="893AF17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8">
    <w:nsid w:val="35C16A27"/>
    <w:multiLevelType w:val="multilevel"/>
    <w:tmpl w:val="2F264BFC"/>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9">
    <w:nsid w:val="393275F9"/>
    <w:multiLevelType w:val="multilevel"/>
    <w:tmpl w:val="4AAC182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0">
    <w:nsid w:val="47886FD2"/>
    <w:multiLevelType w:val="multilevel"/>
    <w:tmpl w:val="3F421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EB5490"/>
    <w:multiLevelType w:val="multilevel"/>
    <w:tmpl w:val="DB96A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C4E0424"/>
    <w:multiLevelType w:val="hybridMultilevel"/>
    <w:tmpl w:val="ED009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43446C"/>
    <w:multiLevelType w:val="multilevel"/>
    <w:tmpl w:val="3736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AA82930"/>
    <w:multiLevelType w:val="multilevel"/>
    <w:tmpl w:val="AEE04A6A"/>
    <w:lvl w:ilvl="0">
      <w:start w:val="1"/>
      <w:numFmt w:val="decimal"/>
      <w:lvlText w:val="%1"/>
      <w:lvlJc w:val="left"/>
      <w:pPr>
        <w:ind w:left="2592" w:firstLine="2160"/>
      </w:pPr>
    </w:lvl>
    <w:lvl w:ilvl="1">
      <w:start w:val="1"/>
      <w:numFmt w:val="decimal"/>
      <w:lvlText w:val="%1.%2"/>
      <w:lvlJc w:val="left"/>
      <w:pPr>
        <w:ind w:left="1566" w:firstLine="990"/>
      </w:pPr>
    </w:lvl>
    <w:lvl w:ilvl="2">
      <w:start w:val="1"/>
      <w:numFmt w:val="decimal"/>
      <w:lvlText w:val="%1.%2.%3"/>
      <w:lvlJc w:val="left"/>
      <w:pPr>
        <w:ind w:left="2880" w:firstLine="2160"/>
      </w:pPr>
    </w:lvl>
    <w:lvl w:ilvl="3">
      <w:start w:val="1"/>
      <w:numFmt w:val="decimal"/>
      <w:lvlText w:val="%1.%2.%3.%4"/>
      <w:lvlJc w:val="left"/>
      <w:pPr>
        <w:ind w:left="3024" w:firstLine="2159"/>
      </w:pPr>
    </w:lvl>
    <w:lvl w:ilvl="4">
      <w:start w:val="1"/>
      <w:numFmt w:val="decimal"/>
      <w:lvlText w:val="%1.%2.%3.%4.%5"/>
      <w:lvlJc w:val="left"/>
      <w:pPr>
        <w:ind w:left="3168" w:firstLine="2160"/>
      </w:pPr>
    </w:lvl>
    <w:lvl w:ilvl="5">
      <w:start w:val="1"/>
      <w:numFmt w:val="decimal"/>
      <w:lvlText w:val="%1.%2.%3.%4.%5.%6"/>
      <w:lvlJc w:val="left"/>
      <w:pPr>
        <w:ind w:left="3312" w:firstLine="2160"/>
      </w:pPr>
    </w:lvl>
    <w:lvl w:ilvl="6">
      <w:start w:val="1"/>
      <w:numFmt w:val="decimal"/>
      <w:lvlText w:val="%1.%2.%3.%4.%5.%6.%7"/>
      <w:lvlJc w:val="left"/>
      <w:pPr>
        <w:ind w:left="3456" w:firstLine="2160"/>
      </w:pPr>
    </w:lvl>
    <w:lvl w:ilvl="7">
      <w:start w:val="1"/>
      <w:numFmt w:val="decimal"/>
      <w:lvlText w:val="%1.%2.%3.%4.%5.%6.%7.%8"/>
      <w:lvlJc w:val="left"/>
      <w:pPr>
        <w:ind w:left="3600" w:firstLine="2160"/>
      </w:pPr>
    </w:lvl>
    <w:lvl w:ilvl="8">
      <w:start w:val="1"/>
      <w:numFmt w:val="decimal"/>
      <w:lvlText w:val="%1.%2.%3.%4.%5.%6.%7.%8.%9"/>
      <w:lvlJc w:val="left"/>
      <w:pPr>
        <w:ind w:left="3744" w:firstLine="2159"/>
      </w:pPr>
    </w:lvl>
  </w:abstractNum>
  <w:abstractNum w:abstractNumId="15">
    <w:nsid w:val="61C45745"/>
    <w:multiLevelType w:val="multilevel"/>
    <w:tmpl w:val="982664C6"/>
    <w:lvl w:ilvl="0">
      <w:start w:val="1"/>
      <w:numFmt w:val="lowerLetter"/>
      <w:lvlText w:val="%1)"/>
      <w:lvlJc w:val="left"/>
      <w:pPr>
        <w:ind w:left="720" w:firstLine="360"/>
      </w:p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6">
    <w:nsid w:val="67864ABE"/>
    <w:multiLevelType w:val="hybridMultilevel"/>
    <w:tmpl w:val="39BA0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45377C"/>
    <w:multiLevelType w:val="multilevel"/>
    <w:tmpl w:val="BE36976E"/>
    <w:lvl w:ilvl="0">
      <w:start w:val="1"/>
      <w:numFmt w:val="decimal"/>
      <w:lvlText w:val="%1."/>
      <w:lvlJc w:val="left"/>
      <w:pPr>
        <w:ind w:left="720" w:firstLine="360"/>
      </w:pPr>
      <w:rPr>
        <w:rFonts w:ascii="Arial" w:eastAsia="Arial" w:hAnsi="Arial" w:cs="Arial"/>
        <w:color w:val="333333"/>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nsid w:val="6F3F12AE"/>
    <w:multiLevelType w:val="multilevel"/>
    <w:tmpl w:val="8632B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66B2F4F"/>
    <w:multiLevelType w:val="hybridMultilevel"/>
    <w:tmpl w:val="270E9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6924CF"/>
    <w:multiLevelType w:val="hybridMultilevel"/>
    <w:tmpl w:val="B09A7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067B75"/>
    <w:multiLevelType w:val="hybridMultilevel"/>
    <w:tmpl w:val="FE882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AF02DD"/>
    <w:multiLevelType w:val="multilevel"/>
    <w:tmpl w:val="F3B2AA8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3">
    <w:nsid w:val="7E07199D"/>
    <w:multiLevelType w:val="multilevel"/>
    <w:tmpl w:val="7FAA311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2"/>
  </w:num>
  <w:num w:numId="2">
    <w:abstractNumId w:val="15"/>
  </w:num>
  <w:num w:numId="3">
    <w:abstractNumId w:val="8"/>
  </w:num>
  <w:num w:numId="4">
    <w:abstractNumId w:val="7"/>
  </w:num>
  <w:num w:numId="5">
    <w:abstractNumId w:val="5"/>
  </w:num>
  <w:num w:numId="6">
    <w:abstractNumId w:val="9"/>
  </w:num>
  <w:num w:numId="7">
    <w:abstractNumId w:val="23"/>
  </w:num>
  <w:num w:numId="8">
    <w:abstractNumId w:val="17"/>
  </w:num>
  <w:num w:numId="9">
    <w:abstractNumId w:val="22"/>
  </w:num>
  <w:num w:numId="10">
    <w:abstractNumId w:val="4"/>
  </w:num>
  <w:num w:numId="11">
    <w:abstractNumId w:val="14"/>
  </w:num>
  <w:num w:numId="12">
    <w:abstractNumId w:val="18"/>
  </w:num>
  <w:num w:numId="13">
    <w:abstractNumId w:val="19"/>
  </w:num>
  <w:num w:numId="14">
    <w:abstractNumId w:val="6"/>
  </w:num>
  <w:num w:numId="15">
    <w:abstractNumId w:val="3"/>
  </w:num>
  <w:num w:numId="16">
    <w:abstractNumId w:val="11"/>
  </w:num>
  <w:num w:numId="17">
    <w:abstractNumId w:val="20"/>
  </w:num>
  <w:num w:numId="18">
    <w:abstractNumId w:val="16"/>
  </w:num>
  <w:num w:numId="19">
    <w:abstractNumId w:val="21"/>
  </w:num>
  <w:num w:numId="20">
    <w:abstractNumId w:val="13"/>
  </w:num>
  <w:num w:numId="21">
    <w:abstractNumId w:val="10"/>
  </w:num>
  <w:num w:numId="22">
    <w:abstractNumId w:val="0"/>
  </w:num>
  <w:num w:numId="23">
    <w:abstractNumId w:val="12"/>
  </w:num>
  <w:num w:numId="24">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chael Roueche">
    <w15:presenceInfo w15:providerId="Windows Live" w15:userId="80146ca2084a70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E4DAE"/>
    <w:rsid w:val="0001031A"/>
    <w:rsid w:val="00090E40"/>
    <w:rsid w:val="000B3AA2"/>
    <w:rsid w:val="000D18F7"/>
    <w:rsid w:val="000E5AF2"/>
    <w:rsid w:val="00106F22"/>
    <w:rsid w:val="001B5BAA"/>
    <w:rsid w:val="001E4644"/>
    <w:rsid w:val="00281235"/>
    <w:rsid w:val="00286509"/>
    <w:rsid w:val="00295C3A"/>
    <w:rsid w:val="003A7C07"/>
    <w:rsid w:val="003E4CDF"/>
    <w:rsid w:val="00464419"/>
    <w:rsid w:val="0049604C"/>
    <w:rsid w:val="004A73EE"/>
    <w:rsid w:val="004B7C80"/>
    <w:rsid w:val="004C7F72"/>
    <w:rsid w:val="004D785E"/>
    <w:rsid w:val="004F1A94"/>
    <w:rsid w:val="00577F5C"/>
    <w:rsid w:val="00595C5D"/>
    <w:rsid w:val="005D30C5"/>
    <w:rsid w:val="005D5F3B"/>
    <w:rsid w:val="005F3B52"/>
    <w:rsid w:val="005F6D4D"/>
    <w:rsid w:val="006D3BD8"/>
    <w:rsid w:val="006E314E"/>
    <w:rsid w:val="006E4DAE"/>
    <w:rsid w:val="00850FAF"/>
    <w:rsid w:val="0085728B"/>
    <w:rsid w:val="00865064"/>
    <w:rsid w:val="00935A6B"/>
    <w:rsid w:val="00956DAC"/>
    <w:rsid w:val="009D44FC"/>
    <w:rsid w:val="009D7C35"/>
    <w:rsid w:val="00A71507"/>
    <w:rsid w:val="00A84113"/>
    <w:rsid w:val="00B10AED"/>
    <w:rsid w:val="00B3586A"/>
    <w:rsid w:val="00B439C2"/>
    <w:rsid w:val="00B90CAD"/>
    <w:rsid w:val="00BF65CC"/>
    <w:rsid w:val="00C12A35"/>
    <w:rsid w:val="00C16AD4"/>
    <w:rsid w:val="00C805E7"/>
    <w:rsid w:val="00CF1274"/>
    <w:rsid w:val="00D51173"/>
    <w:rsid w:val="00D572C8"/>
    <w:rsid w:val="00DB2604"/>
    <w:rsid w:val="00E014B2"/>
    <w:rsid w:val="00E041A2"/>
    <w:rsid w:val="00E759CD"/>
    <w:rsid w:val="00EB0934"/>
    <w:rsid w:val="00FF3F16"/>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E7C6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US" w:bidi="ar-SA"/>
      </w:rPr>
    </w:rPrDefault>
    <w:pPrDefault>
      <w:pPr>
        <w:widowControl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ind w:left="2592" w:hanging="431"/>
      <w:outlineLvl w:val="0"/>
    </w:pPr>
    <w:rPr>
      <w:b/>
      <w:color w:val="2B6FAB"/>
      <w:sz w:val="32"/>
      <w:szCs w:val="32"/>
    </w:rPr>
  </w:style>
  <w:style w:type="paragraph" w:styleId="Heading2">
    <w:name w:val="heading 2"/>
    <w:basedOn w:val="Normal"/>
    <w:next w:val="Normal"/>
    <w:pPr>
      <w:keepNext/>
      <w:keepLines/>
      <w:spacing w:before="200"/>
      <w:ind w:left="1566" w:hanging="576"/>
      <w:outlineLvl w:val="1"/>
    </w:pPr>
    <w:rPr>
      <w:b/>
      <w:color w:val="5B9BD5"/>
      <w:sz w:val="26"/>
      <w:szCs w:val="26"/>
    </w:rPr>
  </w:style>
  <w:style w:type="paragraph" w:styleId="Heading3">
    <w:name w:val="heading 3"/>
    <w:basedOn w:val="Normal"/>
    <w:next w:val="Normal"/>
    <w:pPr>
      <w:keepNext/>
      <w:keepLines/>
      <w:spacing w:before="200"/>
      <w:ind w:left="2880" w:hanging="720"/>
      <w:outlineLvl w:val="2"/>
    </w:pPr>
    <w:rPr>
      <w:b/>
      <w:color w:val="5B9BD5"/>
    </w:rPr>
  </w:style>
  <w:style w:type="paragraph" w:styleId="Heading4">
    <w:name w:val="heading 4"/>
    <w:basedOn w:val="Normal"/>
    <w:next w:val="Normal"/>
    <w:pPr>
      <w:keepNext/>
      <w:keepLines/>
      <w:spacing w:before="200"/>
      <w:ind w:left="3024" w:hanging="864"/>
      <w:outlineLvl w:val="3"/>
    </w:pPr>
    <w:rPr>
      <w:b/>
      <w:i/>
      <w:color w:val="5B9BD5"/>
    </w:rPr>
  </w:style>
  <w:style w:type="paragraph" w:styleId="Heading5">
    <w:name w:val="heading 5"/>
    <w:basedOn w:val="Normal"/>
    <w:next w:val="Normal"/>
    <w:pPr>
      <w:keepNext/>
      <w:keepLines/>
      <w:spacing w:before="200"/>
      <w:ind w:left="3168" w:hanging="1008"/>
      <w:outlineLvl w:val="4"/>
    </w:pPr>
    <w:rPr>
      <w:color w:val="1E4D78"/>
    </w:rPr>
  </w:style>
  <w:style w:type="paragraph" w:styleId="Heading6">
    <w:name w:val="heading 6"/>
    <w:basedOn w:val="Normal"/>
    <w:next w:val="Normal"/>
    <w:pPr>
      <w:keepNext/>
      <w:keepLines/>
      <w:spacing w:before="200"/>
      <w:ind w:left="3312" w:hanging="1152"/>
      <w:outlineLvl w:val="5"/>
    </w:pPr>
    <w:rPr>
      <w: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contextualSpacing/>
    </w:pPr>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0B3AA2"/>
    <w:rPr>
      <w:rFonts w:ascii="Lucida Grande" w:hAnsi="Lucida Grande"/>
      <w:sz w:val="18"/>
      <w:szCs w:val="18"/>
    </w:rPr>
  </w:style>
  <w:style w:type="character" w:customStyle="1" w:styleId="BalloonTextChar">
    <w:name w:val="Balloon Text Char"/>
    <w:basedOn w:val="DefaultParagraphFont"/>
    <w:link w:val="BalloonText"/>
    <w:uiPriority w:val="99"/>
    <w:semiHidden/>
    <w:rsid w:val="000B3AA2"/>
    <w:rPr>
      <w:rFonts w:ascii="Lucida Grande" w:hAnsi="Lucida Grande"/>
      <w:sz w:val="18"/>
      <w:szCs w:val="18"/>
    </w:rPr>
  </w:style>
  <w:style w:type="paragraph" w:styleId="Header">
    <w:name w:val="header"/>
    <w:basedOn w:val="Normal"/>
    <w:link w:val="HeaderChar"/>
    <w:uiPriority w:val="99"/>
    <w:unhideWhenUsed/>
    <w:rsid w:val="000B3AA2"/>
    <w:pPr>
      <w:tabs>
        <w:tab w:val="center" w:pos="4320"/>
        <w:tab w:val="right" w:pos="8640"/>
      </w:tabs>
    </w:pPr>
  </w:style>
  <w:style w:type="character" w:customStyle="1" w:styleId="HeaderChar">
    <w:name w:val="Header Char"/>
    <w:basedOn w:val="DefaultParagraphFont"/>
    <w:link w:val="Header"/>
    <w:uiPriority w:val="99"/>
    <w:rsid w:val="000B3AA2"/>
  </w:style>
  <w:style w:type="paragraph" w:styleId="Footer">
    <w:name w:val="footer"/>
    <w:basedOn w:val="Normal"/>
    <w:link w:val="FooterChar"/>
    <w:uiPriority w:val="99"/>
    <w:unhideWhenUsed/>
    <w:rsid w:val="000B3AA2"/>
    <w:pPr>
      <w:tabs>
        <w:tab w:val="center" w:pos="4320"/>
        <w:tab w:val="right" w:pos="8640"/>
      </w:tabs>
    </w:pPr>
  </w:style>
  <w:style w:type="character" w:customStyle="1" w:styleId="FooterChar">
    <w:name w:val="Footer Char"/>
    <w:basedOn w:val="DefaultParagraphFont"/>
    <w:link w:val="Footer"/>
    <w:uiPriority w:val="99"/>
    <w:rsid w:val="000B3AA2"/>
  </w:style>
  <w:style w:type="paragraph" w:styleId="ListParagraph">
    <w:name w:val="List Paragraph"/>
    <w:basedOn w:val="Normal"/>
    <w:uiPriority w:val="34"/>
    <w:qFormat/>
    <w:rsid w:val="00D572C8"/>
    <w:pPr>
      <w:ind w:left="720"/>
      <w:contextualSpacing/>
    </w:pPr>
  </w:style>
  <w:style w:type="character" w:customStyle="1" w:styleId="apple-converted-space">
    <w:name w:val="apple-converted-space"/>
    <w:basedOn w:val="DefaultParagraphFont"/>
    <w:rsid w:val="005D30C5"/>
  </w:style>
  <w:style w:type="character" w:styleId="Emphasis">
    <w:name w:val="Emphasis"/>
    <w:basedOn w:val="DefaultParagraphFont"/>
    <w:uiPriority w:val="20"/>
    <w:qFormat/>
    <w:rsid w:val="005D30C5"/>
    <w:rPr>
      <w:i/>
      <w:iCs/>
    </w:rPr>
  </w:style>
  <w:style w:type="character" w:styleId="CommentReference">
    <w:name w:val="annotation reference"/>
    <w:basedOn w:val="DefaultParagraphFont"/>
    <w:uiPriority w:val="99"/>
    <w:semiHidden/>
    <w:unhideWhenUsed/>
    <w:rsid w:val="009D44FC"/>
    <w:rPr>
      <w:sz w:val="18"/>
      <w:szCs w:val="18"/>
    </w:rPr>
  </w:style>
  <w:style w:type="paragraph" w:styleId="CommentText">
    <w:name w:val="annotation text"/>
    <w:basedOn w:val="Normal"/>
    <w:link w:val="CommentTextChar"/>
    <w:uiPriority w:val="99"/>
    <w:semiHidden/>
    <w:unhideWhenUsed/>
    <w:rsid w:val="009D44FC"/>
  </w:style>
  <w:style w:type="character" w:customStyle="1" w:styleId="CommentTextChar">
    <w:name w:val="Comment Text Char"/>
    <w:basedOn w:val="DefaultParagraphFont"/>
    <w:link w:val="CommentText"/>
    <w:uiPriority w:val="99"/>
    <w:semiHidden/>
    <w:rsid w:val="009D44FC"/>
  </w:style>
  <w:style w:type="paragraph" w:styleId="CommentSubject">
    <w:name w:val="annotation subject"/>
    <w:basedOn w:val="CommentText"/>
    <w:next w:val="CommentText"/>
    <w:link w:val="CommentSubjectChar"/>
    <w:uiPriority w:val="99"/>
    <w:semiHidden/>
    <w:unhideWhenUsed/>
    <w:rsid w:val="009D44FC"/>
    <w:rPr>
      <w:b/>
      <w:bCs/>
      <w:sz w:val="20"/>
      <w:szCs w:val="20"/>
    </w:rPr>
  </w:style>
  <w:style w:type="character" w:customStyle="1" w:styleId="CommentSubjectChar">
    <w:name w:val="Comment Subject Char"/>
    <w:basedOn w:val="CommentTextChar"/>
    <w:link w:val="CommentSubject"/>
    <w:uiPriority w:val="99"/>
    <w:semiHidden/>
    <w:rsid w:val="009D44FC"/>
    <w:rPr>
      <w:b/>
      <w:bCs/>
      <w:sz w:val="20"/>
      <w:szCs w:val="20"/>
    </w:rPr>
  </w:style>
  <w:style w:type="paragraph" w:styleId="TOC1">
    <w:name w:val="toc 1"/>
    <w:basedOn w:val="Normal"/>
    <w:next w:val="Normal"/>
    <w:autoRedefine/>
    <w:uiPriority w:val="39"/>
    <w:unhideWhenUsed/>
    <w:rsid w:val="00B3586A"/>
    <w:pPr>
      <w:spacing w:before="360"/>
    </w:pPr>
    <w:rPr>
      <w:rFonts w:asciiTheme="majorHAnsi" w:hAnsiTheme="majorHAnsi"/>
      <w:b/>
      <w:caps/>
    </w:rPr>
  </w:style>
  <w:style w:type="paragraph" w:styleId="TOC2">
    <w:name w:val="toc 2"/>
    <w:basedOn w:val="Normal"/>
    <w:next w:val="Normal"/>
    <w:autoRedefine/>
    <w:uiPriority w:val="39"/>
    <w:unhideWhenUsed/>
    <w:rsid w:val="00B3586A"/>
    <w:pPr>
      <w:spacing w:before="240"/>
    </w:pPr>
    <w:rPr>
      <w:rFonts w:asciiTheme="minorHAnsi" w:hAnsiTheme="minorHAnsi"/>
      <w:b/>
      <w:sz w:val="20"/>
      <w:szCs w:val="20"/>
    </w:rPr>
  </w:style>
  <w:style w:type="paragraph" w:styleId="TOC3">
    <w:name w:val="toc 3"/>
    <w:basedOn w:val="Normal"/>
    <w:next w:val="Normal"/>
    <w:autoRedefine/>
    <w:uiPriority w:val="39"/>
    <w:unhideWhenUsed/>
    <w:rsid w:val="00B3586A"/>
    <w:pPr>
      <w:ind w:left="240"/>
    </w:pPr>
    <w:rPr>
      <w:rFonts w:asciiTheme="minorHAnsi" w:hAnsiTheme="minorHAnsi"/>
      <w:sz w:val="20"/>
      <w:szCs w:val="20"/>
    </w:rPr>
  </w:style>
  <w:style w:type="paragraph" w:styleId="TOC4">
    <w:name w:val="toc 4"/>
    <w:basedOn w:val="Normal"/>
    <w:next w:val="Normal"/>
    <w:autoRedefine/>
    <w:uiPriority w:val="39"/>
    <w:unhideWhenUsed/>
    <w:rsid w:val="00B3586A"/>
    <w:pPr>
      <w:ind w:left="480"/>
    </w:pPr>
    <w:rPr>
      <w:rFonts w:asciiTheme="minorHAnsi" w:hAnsiTheme="minorHAnsi"/>
      <w:sz w:val="20"/>
      <w:szCs w:val="20"/>
    </w:rPr>
  </w:style>
  <w:style w:type="paragraph" w:styleId="TOC5">
    <w:name w:val="toc 5"/>
    <w:basedOn w:val="Normal"/>
    <w:next w:val="Normal"/>
    <w:autoRedefine/>
    <w:uiPriority w:val="39"/>
    <w:unhideWhenUsed/>
    <w:rsid w:val="00B3586A"/>
    <w:pPr>
      <w:ind w:left="720"/>
    </w:pPr>
    <w:rPr>
      <w:rFonts w:asciiTheme="minorHAnsi" w:hAnsiTheme="minorHAnsi"/>
      <w:sz w:val="20"/>
      <w:szCs w:val="20"/>
    </w:rPr>
  </w:style>
  <w:style w:type="paragraph" w:styleId="TOC6">
    <w:name w:val="toc 6"/>
    <w:basedOn w:val="Normal"/>
    <w:next w:val="Normal"/>
    <w:autoRedefine/>
    <w:uiPriority w:val="39"/>
    <w:unhideWhenUsed/>
    <w:rsid w:val="00B3586A"/>
    <w:pPr>
      <w:ind w:left="960"/>
    </w:pPr>
    <w:rPr>
      <w:rFonts w:asciiTheme="minorHAnsi" w:hAnsiTheme="minorHAnsi"/>
      <w:sz w:val="20"/>
      <w:szCs w:val="20"/>
    </w:rPr>
  </w:style>
  <w:style w:type="paragraph" w:styleId="TOC7">
    <w:name w:val="toc 7"/>
    <w:basedOn w:val="Normal"/>
    <w:next w:val="Normal"/>
    <w:autoRedefine/>
    <w:uiPriority w:val="39"/>
    <w:unhideWhenUsed/>
    <w:rsid w:val="00B3586A"/>
    <w:pPr>
      <w:ind w:left="1200"/>
    </w:pPr>
    <w:rPr>
      <w:rFonts w:asciiTheme="minorHAnsi" w:hAnsiTheme="minorHAnsi"/>
      <w:sz w:val="20"/>
      <w:szCs w:val="20"/>
    </w:rPr>
  </w:style>
  <w:style w:type="paragraph" w:styleId="TOC8">
    <w:name w:val="toc 8"/>
    <w:basedOn w:val="Normal"/>
    <w:next w:val="Normal"/>
    <w:autoRedefine/>
    <w:uiPriority w:val="39"/>
    <w:unhideWhenUsed/>
    <w:rsid w:val="00B3586A"/>
    <w:pPr>
      <w:ind w:left="1440"/>
    </w:pPr>
    <w:rPr>
      <w:rFonts w:asciiTheme="minorHAnsi" w:hAnsiTheme="minorHAnsi"/>
      <w:sz w:val="20"/>
      <w:szCs w:val="20"/>
    </w:rPr>
  </w:style>
  <w:style w:type="paragraph" w:styleId="TOC9">
    <w:name w:val="toc 9"/>
    <w:basedOn w:val="Normal"/>
    <w:next w:val="Normal"/>
    <w:autoRedefine/>
    <w:uiPriority w:val="39"/>
    <w:unhideWhenUsed/>
    <w:rsid w:val="00B3586A"/>
    <w:pPr>
      <w:ind w:left="1680"/>
    </w:pPr>
    <w:rPr>
      <w:rFonts w:asciiTheme="minorHAnsi" w:hAnsiTheme="minorHAnsi"/>
      <w:sz w:val="20"/>
      <w:szCs w:val="20"/>
    </w:rPr>
  </w:style>
  <w:style w:type="paragraph" w:styleId="NormalWeb">
    <w:name w:val="Normal (Web)"/>
    <w:basedOn w:val="Normal"/>
    <w:uiPriority w:val="99"/>
    <w:semiHidden/>
    <w:unhideWhenUsed/>
    <w:rsid w:val="000E5AF2"/>
    <w:pPr>
      <w:widowControl/>
      <w:spacing w:before="100" w:beforeAutospacing="1" w:after="100" w:afterAutospacing="1"/>
    </w:pPr>
    <w:rPr>
      <w:rFonts w:ascii="Times" w:hAnsi="Times" w:cs="Times New Roman"/>
      <w:color w:val="auto"/>
      <w:sz w:val="20"/>
      <w:szCs w:val="20"/>
    </w:rPr>
  </w:style>
  <w:style w:type="character" w:styleId="Hyperlink">
    <w:name w:val="Hyperlink"/>
    <w:basedOn w:val="DefaultParagraphFont"/>
    <w:uiPriority w:val="99"/>
    <w:unhideWhenUsed/>
    <w:rsid w:val="005D5F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61753">
      <w:bodyDiv w:val="1"/>
      <w:marLeft w:val="0"/>
      <w:marRight w:val="0"/>
      <w:marTop w:val="0"/>
      <w:marBottom w:val="0"/>
      <w:divBdr>
        <w:top w:val="none" w:sz="0" w:space="0" w:color="auto"/>
        <w:left w:val="none" w:sz="0" w:space="0" w:color="auto"/>
        <w:bottom w:val="none" w:sz="0" w:space="0" w:color="auto"/>
        <w:right w:val="none" w:sz="0" w:space="0" w:color="auto"/>
      </w:divBdr>
    </w:div>
    <w:div w:id="388918758">
      <w:bodyDiv w:val="1"/>
      <w:marLeft w:val="0"/>
      <w:marRight w:val="0"/>
      <w:marTop w:val="0"/>
      <w:marBottom w:val="0"/>
      <w:divBdr>
        <w:top w:val="none" w:sz="0" w:space="0" w:color="auto"/>
        <w:left w:val="none" w:sz="0" w:space="0" w:color="auto"/>
        <w:bottom w:val="none" w:sz="0" w:space="0" w:color="auto"/>
        <w:right w:val="none" w:sz="0" w:space="0" w:color="auto"/>
      </w:divBdr>
    </w:div>
    <w:div w:id="566378724">
      <w:bodyDiv w:val="1"/>
      <w:marLeft w:val="0"/>
      <w:marRight w:val="0"/>
      <w:marTop w:val="0"/>
      <w:marBottom w:val="0"/>
      <w:divBdr>
        <w:top w:val="none" w:sz="0" w:space="0" w:color="auto"/>
        <w:left w:val="none" w:sz="0" w:space="0" w:color="auto"/>
        <w:bottom w:val="none" w:sz="0" w:space="0" w:color="auto"/>
        <w:right w:val="none" w:sz="0" w:space="0" w:color="auto"/>
      </w:divBdr>
    </w:div>
    <w:div w:id="647977358">
      <w:bodyDiv w:val="1"/>
      <w:marLeft w:val="0"/>
      <w:marRight w:val="0"/>
      <w:marTop w:val="0"/>
      <w:marBottom w:val="0"/>
      <w:divBdr>
        <w:top w:val="none" w:sz="0" w:space="0" w:color="auto"/>
        <w:left w:val="none" w:sz="0" w:space="0" w:color="auto"/>
        <w:bottom w:val="none" w:sz="0" w:space="0" w:color="auto"/>
        <w:right w:val="none" w:sz="0" w:space="0" w:color="auto"/>
      </w:divBdr>
    </w:div>
    <w:div w:id="769161911">
      <w:bodyDiv w:val="1"/>
      <w:marLeft w:val="0"/>
      <w:marRight w:val="0"/>
      <w:marTop w:val="0"/>
      <w:marBottom w:val="0"/>
      <w:divBdr>
        <w:top w:val="none" w:sz="0" w:space="0" w:color="auto"/>
        <w:left w:val="none" w:sz="0" w:space="0" w:color="auto"/>
        <w:bottom w:val="none" w:sz="0" w:space="0" w:color="auto"/>
        <w:right w:val="none" w:sz="0" w:space="0" w:color="auto"/>
      </w:divBdr>
      <w:divsChild>
        <w:div w:id="171841107">
          <w:marLeft w:val="547"/>
          <w:marRight w:val="0"/>
          <w:marTop w:val="130"/>
          <w:marBottom w:val="0"/>
          <w:divBdr>
            <w:top w:val="none" w:sz="0" w:space="0" w:color="auto"/>
            <w:left w:val="none" w:sz="0" w:space="0" w:color="auto"/>
            <w:bottom w:val="none" w:sz="0" w:space="0" w:color="auto"/>
            <w:right w:val="none" w:sz="0" w:space="0" w:color="auto"/>
          </w:divBdr>
        </w:div>
        <w:div w:id="639575267">
          <w:marLeft w:val="547"/>
          <w:marRight w:val="0"/>
          <w:marTop w:val="130"/>
          <w:marBottom w:val="0"/>
          <w:divBdr>
            <w:top w:val="none" w:sz="0" w:space="0" w:color="auto"/>
            <w:left w:val="none" w:sz="0" w:space="0" w:color="auto"/>
            <w:bottom w:val="none" w:sz="0" w:space="0" w:color="auto"/>
            <w:right w:val="none" w:sz="0" w:space="0" w:color="auto"/>
          </w:divBdr>
        </w:div>
        <w:div w:id="55008966">
          <w:marLeft w:val="547"/>
          <w:marRight w:val="0"/>
          <w:marTop w:val="130"/>
          <w:marBottom w:val="0"/>
          <w:divBdr>
            <w:top w:val="none" w:sz="0" w:space="0" w:color="auto"/>
            <w:left w:val="none" w:sz="0" w:space="0" w:color="auto"/>
            <w:bottom w:val="none" w:sz="0" w:space="0" w:color="auto"/>
            <w:right w:val="none" w:sz="0" w:space="0" w:color="auto"/>
          </w:divBdr>
        </w:div>
        <w:div w:id="2038192569">
          <w:marLeft w:val="547"/>
          <w:marRight w:val="0"/>
          <w:marTop w:val="130"/>
          <w:marBottom w:val="0"/>
          <w:divBdr>
            <w:top w:val="none" w:sz="0" w:space="0" w:color="auto"/>
            <w:left w:val="none" w:sz="0" w:space="0" w:color="auto"/>
            <w:bottom w:val="none" w:sz="0" w:space="0" w:color="auto"/>
            <w:right w:val="none" w:sz="0" w:space="0" w:color="auto"/>
          </w:divBdr>
        </w:div>
      </w:divsChild>
    </w:div>
    <w:div w:id="822894750">
      <w:bodyDiv w:val="1"/>
      <w:marLeft w:val="0"/>
      <w:marRight w:val="0"/>
      <w:marTop w:val="0"/>
      <w:marBottom w:val="0"/>
      <w:divBdr>
        <w:top w:val="none" w:sz="0" w:space="0" w:color="auto"/>
        <w:left w:val="none" w:sz="0" w:space="0" w:color="auto"/>
        <w:bottom w:val="none" w:sz="0" w:space="0" w:color="auto"/>
        <w:right w:val="none" w:sz="0" w:space="0" w:color="auto"/>
      </w:divBdr>
    </w:div>
    <w:div w:id="896085843">
      <w:bodyDiv w:val="1"/>
      <w:marLeft w:val="0"/>
      <w:marRight w:val="0"/>
      <w:marTop w:val="0"/>
      <w:marBottom w:val="0"/>
      <w:divBdr>
        <w:top w:val="none" w:sz="0" w:space="0" w:color="auto"/>
        <w:left w:val="none" w:sz="0" w:space="0" w:color="auto"/>
        <w:bottom w:val="none" w:sz="0" w:space="0" w:color="auto"/>
        <w:right w:val="none" w:sz="0" w:space="0" w:color="auto"/>
      </w:divBdr>
    </w:div>
    <w:div w:id="966013947">
      <w:bodyDiv w:val="1"/>
      <w:marLeft w:val="0"/>
      <w:marRight w:val="0"/>
      <w:marTop w:val="0"/>
      <w:marBottom w:val="0"/>
      <w:divBdr>
        <w:top w:val="none" w:sz="0" w:space="0" w:color="auto"/>
        <w:left w:val="none" w:sz="0" w:space="0" w:color="auto"/>
        <w:bottom w:val="none" w:sz="0" w:space="0" w:color="auto"/>
        <w:right w:val="none" w:sz="0" w:space="0" w:color="auto"/>
      </w:divBdr>
    </w:div>
    <w:div w:id="1004286291">
      <w:bodyDiv w:val="1"/>
      <w:marLeft w:val="0"/>
      <w:marRight w:val="0"/>
      <w:marTop w:val="0"/>
      <w:marBottom w:val="0"/>
      <w:divBdr>
        <w:top w:val="none" w:sz="0" w:space="0" w:color="auto"/>
        <w:left w:val="none" w:sz="0" w:space="0" w:color="auto"/>
        <w:bottom w:val="none" w:sz="0" w:space="0" w:color="auto"/>
        <w:right w:val="none" w:sz="0" w:space="0" w:color="auto"/>
      </w:divBdr>
    </w:div>
    <w:div w:id="1300453599">
      <w:bodyDiv w:val="1"/>
      <w:marLeft w:val="0"/>
      <w:marRight w:val="0"/>
      <w:marTop w:val="0"/>
      <w:marBottom w:val="0"/>
      <w:divBdr>
        <w:top w:val="none" w:sz="0" w:space="0" w:color="auto"/>
        <w:left w:val="none" w:sz="0" w:space="0" w:color="auto"/>
        <w:bottom w:val="none" w:sz="0" w:space="0" w:color="auto"/>
        <w:right w:val="none" w:sz="0" w:space="0" w:color="auto"/>
      </w:divBdr>
    </w:div>
    <w:div w:id="1700272808">
      <w:bodyDiv w:val="1"/>
      <w:marLeft w:val="0"/>
      <w:marRight w:val="0"/>
      <w:marTop w:val="0"/>
      <w:marBottom w:val="0"/>
      <w:divBdr>
        <w:top w:val="none" w:sz="0" w:space="0" w:color="auto"/>
        <w:left w:val="none" w:sz="0" w:space="0" w:color="auto"/>
        <w:bottom w:val="none" w:sz="0" w:space="0" w:color="auto"/>
        <w:right w:val="none" w:sz="0" w:space="0" w:color="auto"/>
      </w:divBdr>
    </w:div>
    <w:div w:id="1804150896">
      <w:bodyDiv w:val="1"/>
      <w:marLeft w:val="0"/>
      <w:marRight w:val="0"/>
      <w:marTop w:val="0"/>
      <w:marBottom w:val="0"/>
      <w:divBdr>
        <w:top w:val="none" w:sz="0" w:space="0" w:color="auto"/>
        <w:left w:val="none" w:sz="0" w:space="0" w:color="auto"/>
        <w:bottom w:val="none" w:sz="0" w:space="0" w:color="auto"/>
        <w:right w:val="none" w:sz="0" w:space="0" w:color="auto"/>
      </w:divBdr>
    </w:div>
    <w:div w:id="1907449844">
      <w:bodyDiv w:val="1"/>
      <w:marLeft w:val="0"/>
      <w:marRight w:val="0"/>
      <w:marTop w:val="0"/>
      <w:marBottom w:val="0"/>
      <w:divBdr>
        <w:top w:val="none" w:sz="0" w:space="0" w:color="auto"/>
        <w:left w:val="none" w:sz="0" w:space="0" w:color="auto"/>
        <w:bottom w:val="none" w:sz="0" w:space="0" w:color="auto"/>
        <w:right w:val="none" w:sz="0" w:space="0" w:color="auto"/>
      </w:divBdr>
    </w:div>
    <w:div w:id="196453095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footer" Target="footer1.xml"/><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comments" Target="comments.xml"/><Relationship Id="rId1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39CA84-9CEB-244C-A0A1-37A56FD69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1812</Words>
  <Characters>10334</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VA</Company>
  <LinksUpToDate>false</LinksUpToDate>
  <CharactersWithSpaces>12122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Rachael Roueche</cp:lastModifiedBy>
  <cp:revision>2</cp:revision>
  <dcterms:created xsi:type="dcterms:W3CDTF">2017-06-09T12:39:00Z</dcterms:created>
  <dcterms:modified xsi:type="dcterms:W3CDTF">2017-06-09T12:39:00Z</dcterms:modified>
</cp:coreProperties>
</file>